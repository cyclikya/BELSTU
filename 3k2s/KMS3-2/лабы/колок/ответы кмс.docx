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D512B" w14:textId="00453095" w:rsidR="00891DE6" w:rsidRPr="00891DE6" w:rsidRDefault="00DB2515" w:rsidP="001A6131">
      <w:pPr>
        <w:pStyle w:val="1"/>
      </w:pPr>
      <w:r>
        <w:t xml:space="preserve">1. </w:t>
      </w:r>
      <w:r w:rsidR="00B26359">
        <w:t xml:space="preserve">Программа для </w:t>
      </w:r>
      <w:r w:rsidR="00B26359" w:rsidRPr="001A6131">
        <w:t>обхода</w:t>
      </w:r>
      <w:r w:rsidR="00B26359">
        <w:t xml:space="preserve"> камерой вокруг центрального объекта установки</w:t>
      </w:r>
    </w:p>
    <w:p w14:paraId="34F5E028" w14:textId="5D5E66A1" w:rsidR="00891DE6" w:rsidRPr="00955B26" w:rsidRDefault="00891DE6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 w:rsidRPr="00955B26">
        <w:rPr>
          <w:rFonts w:ascii="Cascadia Mono" w:hAnsi="Cascadia Mono" w:cs="Cascadia Mono"/>
          <w:color w:val="0000FF"/>
          <w:sz w:val="44"/>
          <w:szCs w:val="44"/>
          <w:highlight w:val="white"/>
        </w:rPr>
        <w:t>public</w:t>
      </w:r>
      <w:r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0000FF"/>
          <w:sz w:val="44"/>
          <w:szCs w:val="44"/>
          <w:highlight w:val="white"/>
        </w:rPr>
        <w:t>class</w:t>
      </w:r>
      <w:r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2B91AF"/>
          <w:sz w:val="44"/>
          <w:szCs w:val="44"/>
          <w:highlight w:val="white"/>
        </w:rPr>
        <w:t>Scroll</w:t>
      </w:r>
      <w:del w:id="0" w:author="Виолетта Угоренко" w:date="2026-04-17T19:26:00Z">
        <w:r w:rsidRPr="00955B26" w:rsidDel="008479E6">
          <w:rPr>
            <w:rFonts w:ascii="Cascadia Mono" w:hAnsi="Cascadia Mono" w:cs="Cascadia Mono"/>
            <w:color w:val="000000"/>
            <w:sz w:val="44"/>
            <w:szCs w:val="44"/>
            <w:highlight w:val="white"/>
          </w:rPr>
          <w:delText xml:space="preserve"> </w:delText>
        </w:r>
      </w:del>
      <w:r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: MonoBehaviour{</w:t>
      </w:r>
    </w:p>
    <w:p w14:paraId="57A52C15" w14:textId="4690BD89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[SerializeField] </w:t>
      </w:r>
      <w:r w:rsidR="00891DE6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>// Позволяет назначить центральный объект через Inspector.</w:t>
      </w:r>
    </w:p>
    <w:p w14:paraId="65F11C65" w14:textId="6EDBDF96" w:rsidR="00891DE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</w:t>
      </w:r>
      <w:r w:rsidR="00891DE6" w:rsidRPr="00955B26">
        <w:rPr>
          <w:rFonts w:ascii="Cascadia Mono" w:hAnsi="Cascadia Mono" w:cs="Cascadia Mono"/>
          <w:color w:val="0000FF"/>
          <w:sz w:val="44"/>
          <w:szCs w:val="44"/>
          <w:highlight w:val="white"/>
        </w:rPr>
        <w:t>private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Transform </w:t>
      </w:r>
      <w:r w:rsidR="008479E6" w:rsidRPr="008479E6">
        <w:rPr>
          <w:rFonts w:ascii="Cascadia Mono" w:hAnsi="Cascadia Mono" w:cs="Cascadia Mono"/>
          <w:color w:val="000000"/>
          <w:sz w:val="44"/>
          <w:szCs w:val="44"/>
        </w:rPr>
        <w:t>target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; </w:t>
      </w:r>
      <w:r w:rsidR="00891DE6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 xml:space="preserve">// </w:t>
      </w:r>
      <w:r w:rsidR="00EA38E0">
        <w:rPr>
          <w:rFonts w:ascii="Cascadia Mono" w:hAnsi="Cascadia Mono" w:cs="Cascadia Mono"/>
          <w:color w:val="008000"/>
          <w:sz w:val="44"/>
          <w:szCs w:val="44"/>
          <w:highlight w:val="white"/>
        </w:rPr>
        <w:t>объект</w:t>
      </w:r>
      <w:r w:rsidR="00891DE6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 xml:space="preserve"> вокруг которого вращается камера.</w:t>
      </w:r>
    </w:p>
    <w:p w14:paraId="53D0F7A7" w14:textId="77777777" w:rsidR="008479E6" w:rsidRPr="00955B26" w:rsidRDefault="008479E6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14:paraId="6DDB2C46" w14:textId="00A956FA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[SerializeField] </w:t>
      </w:r>
      <w:r w:rsidR="00891DE6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>// Позволяет настраивать чувствительность вращения через Inspector.</w:t>
      </w:r>
    </w:p>
    <w:p w14:paraId="530C7630" w14:textId="7652A99A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</w:t>
      </w:r>
      <w:r w:rsidR="00891DE6" w:rsidRPr="00955B26">
        <w:rPr>
          <w:rFonts w:ascii="Cascadia Mono" w:hAnsi="Cascadia Mono" w:cs="Cascadia Mono"/>
          <w:color w:val="0000FF"/>
          <w:sz w:val="44"/>
          <w:szCs w:val="44"/>
          <w:highlight w:val="white"/>
        </w:rPr>
        <w:t>private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</w:t>
      </w:r>
      <w:r w:rsidR="00891DE6" w:rsidRPr="00955B26">
        <w:rPr>
          <w:rFonts w:ascii="Cascadia Mono" w:hAnsi="Cascadia Mono" w:cs="Cascadia Mono"/>
          <w:color w:val="0000FF"/>
          <w:sz w:val="44"/>
          <w:szCs w:val="44"/>
          <w:highlight w:val="white"/>
        </w:rPr>
        <w:t>int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</w:t>
      </w:r>
      <w:r w:rsidR="008479E6" w:rsidRPr="008479E6">
        <w:rPr>
          <w:rFonts w:ascii="Cascadia Mono" w:hAnsi="Cascadia Mono" w:cs="Cascadia Mono"/>
          <w:color w:val="000000"/>
          <w:sz w:val="44"/>
          <w:szCs w:val="44"/>
        </w:rPr>
        <w:t xml:space="preserve">rotationSpeed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= 3</w:t>
      </w:r>
      <w:r w:rsidR="008479E6">
        <w:rPr>
          <w:rFonts w:ascii="Cascadia Mono" w:hAnsi="Cascadia Mono" w:cs="Cascadia Mono"/>
          <w:color w:val="000000"/>
          <w:sz w:val="44"/>
          <w:szCs w:val="44"/>
          <w:highlight w:val="white"/>
          <w:lang w:val="en-US"/>
        </w:rPr>
        <w:t>f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; </w:t>
      </w:r>
      <w:r w:rsidR="00891DE6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 xml:space="preserve">// </w:t>
      </w:r>
      <w:r w:rsidR="00EA38E0">
        <w:rPr>
          <w:rFonts w:ascii="Cascadia Mono" w:hAnsi="Cascadia Mono" w:cs="Cascadia Mono"/>
          <w:color w:val="008000"/>
          <w:sz w:val="44"/>
          <w:szCs w:val="44"/>
          <w:highlight w:val="white"/>
        </w:rPr>
        <w:t>скорость</w:t>
      </w:r>
      <w:r w:rsidR="00891DE6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 xml:space="preserve"> вращения камеры.</w:t>
      </w:r>
    </w:p>
    <w:p w14:paraId="760DFC45" w14:textId="77777777" w:rsidR="009E7F3D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</w:t>
      </w:r>
      <w:r w:rsidR="00891DE6" w:rsidRPr="00955B26">
        <w:rPr>
          <w:rFonts w:ascii="Cascadia Mono" w:hAnsi="Cascadia Mono" w:cs="Cascadia Mono"/>
          <w:color w:val="0000FF"/>
          <w:sz w:val="44"/>
          <w:szCs w:val="44"/>
          <w:highlight w:val="white"/>
        </w:rPr>
        <w:t>private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</w:t>
      </w:r>
      <w:r w:rsidR="00891DE6" w:rsidRPr="00955B26">
        <w:rPr>
          <w:rFonts w:ascii="Cascadia Mono" w:hAnsi="Cascadia Mono" w:cs="Cascadia Mono"/>
          <w:color w:val="0000FF"/>
          <w:sz w:val="44"/>
          <w:szCs w:val="44"/>
          <w:highlight w:val="white"/>
        </w:rPr>
        <w:t>void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Update() </w:t>
      </w:r>
      <w:r w:rsidR="00891DE6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>// Метод выполняется каждый кадр.</w:t>
      </w:r>
    </w:p>
    <w:p w14:paraId="5DF92E2D" w14:textId="72C1B188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8000"/>
          <w:sz w:val="44"/>
          <w:szCs w:val="44"/>
          <w:highlight w:val="white"/>
        </w:rPr>
        <w:t xml:space="preserve">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{</w:t>
      </w:r>
    </w:p>
    <w:p w14:paraId="3B6D6C3C" w14:textId="5EE29C1A" w:rsidR="00891DE6" w:rsidRPr="00955B26" w:rsidRDefault="00891DE6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</w:t>
      </w:r>
      <w:r w:rsidR="009E7F3D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 </w:t>
      </w:r>
      <w:r w:rsidRPr="00955B26">
        <w:rPr>
          <w:rFonts w:ascii="Cascadia Mono" w:hAnsi="Cascadia Mono" w:cs="Cascadia Mono"/>
          <w:color w:val="0000FF"/>
          <w:sz w:val="44"/>
          <w:szCs w:val="44"/>
          <w:highlight w:val="white"/>
        </w:rPr>
        <w:t>if</w:t>
      </w:r>
      <w:r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(</w:t>
      </w:r>
      <w:r w:rsidR="008479E6">
        <w:rPr>
          <w:rFonts w:ascii="Cascadia Mono" w:hAnsi="Cascadia Mono" w:cs="Cascadia Mono"/>
          <w:color w:val="000000"/>
          <w:sz w:val="44"/>
          <w:szCs w:val="44"/>
          <w:highlight w:val="white"/>
          <w:lang w:val="en-US"/>
        </w:rPr>
        <w:t>!</w:t>
      </w:r>
      <w:r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Input.GetMouseButton(1)) </w:t>
      </w:r>
      <w:r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>// Проверяем, зажата ли правая кнопка мыши.</w:t>
      </w:r>
    </w:p>
    <w:p w14:paraId="6FDE053F" w14:textId="0BC498A8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{</w:t>
      </w: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</w:t>
      </w:r>
    </w:p>
    <w:p w14:paraId="337C3EB8" w14:textId="1029C15A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  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transform.RotateAround(</w:t>
      </w:r>
    </w:p>
    <w:p w14:paraId="407EE3FF" w14:textId="38EA2B0D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        </w:t>
      </w:r>
      <w:r w:rsidR="008479E6" w:rsidRPr="008479E6">
        <w:rPr>
          <w:rFonts w:ascii="Cascadia Mono" w:hAnsi="Cascadia Mono" w:cs="Cascadia Mono"/>
          <w:color w:val="000000"/>
          <w:sz w:val="44"/>
          <w:szCs w:val="44"/>
        </w:rPr>
        <w:t>target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.position,</w:t>
      </w:r>
      <w:r w:rsidR="00891DE6" w:rsidRPr="00EA38E0">
        <w:rPr>
          <w:rFonts w:ascii="Cascadia Mono" w:hAnsi="Cascadia Mono" w:cs="Cascadia Mono"/>
          <w:color w:val="000000"/>
          <w:sz w:val="18"/>
          <w:szCs w:val="44"/>
          <w:highlight w:val="white"/>
        </w:rPr>
        <w:t xml:space="preserve"> </w:t>
      </w:r>
      <w:r w:rsidR="00EA38E0">
        <w:rPr>
          <w:rFonts w:ascii="Cascadia Mono" w:hAnsi="Cascadia Mono" w:cs="Cascadia Mono"/>
          <w:color w:val="008000"/>
          <w:sz w:val="44"/>
          <w:szCs w:val="44"/>
          <w:highlight w:val="white"/>
        </w:rPr>
        <w:t>//Точк вращения</w:t>
      </w:r>
    </w:p>
    <w:p w14:paraId="5EFD8E98" w14:textId="2F6ADF33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      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Vector3.up, </w:t>
      </w:r>
      <w:r w:rsidR="00891DE6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>// Ось вращения</w:t>
      </w:r>
      <w:r w:rsidR="00EA38E0">
        <w:rPr>
          <w:rFonts w:ascii="Cascadia Mono" w:hAnsi="Cascadia Mono" w:cs="Cascadia Mono"/>
          <w:color w:val="008000"/>
          <w:sz w:val="44"/>
          <w:szCs w:val="44"/>
          <w:highlight w:val="white"/>
        </w:rPr>
        <w:t xml:space="preserve"> (</w:t>
      </w:r>
      <w:r w:rsidR="00EA38E0" w:rsidRPr="00955B26">
        <w:rPr>
          <w:rFonts w:ascii="Cascadia Mono" w:hAnsi="Cascadia Mono" w:cs="Cascadia Mono"/>
          <w:color w:val="008000"/>
          <w:sz w:val="44"/>
          <w:szCs w:val="44"/>
          <w:highlight w:val="white"/>
        </w:rPr>
        <w:t>Y</w:t>
      </w:r>
      <w:r w:rsidR="00EA38E0">
        <w:rPr>
          <w:rFonts w:ascii="Cascadia Mono" w:hAnsi="Cascadia Mono" w:cs="Cascadia Mono"/>
          <w:color w:val="008000"/>
          <w:sz w:val="44"/>
          <w:szCs w:val="44"/>
          <w:highlight w:val="white"/>
        </w:rPr>
        <w:t>)</w:t>
      </w:r>
    </w:p>
    <w:p w14:paraId="405438B5" w14:textId="35711CA2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      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Input.GetAxis(</w:t>
      </w:r>
      <w:r w:rsidR="00891DE6" w:rsidRPr="00955B26">
        <w:rPr>
          <w:rFonts w:ascii="Cascadia Mono" w:hAnsi="Cascadia Mono" w:cs="Cascadia Mono"/>
          <w:color w:val="A31515"/>
          <w:sz w:val="44"/>
          <w:szCs w:val="44"/>
          <w:highlight w:val="white"/>
        </w:rPr>
        <w:t>"Mouse X"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) * </w:t>
      </w:r>
      <w:r w:rsidR="008479E6" w:rsidRPr="008479E6">
        <w:rPr>
          <w:rFonts w:ascii="Cascadia Mono" w:hAnsi="Cascadia Mono" w:cs="Cascadia Mono"/>
          <w:color w:val="000000"/>
          <w:sz w:val="44"/>
          <w:szCs w:val="44"/>
        </w:rPr>
        <w:t xml:space="preserve">rotationSpeed </w:t>
      </w:r>
      <w:r w:rsidR="00EA38E0">
        <w:rPr>
          <w:rFonts w:ascii="Cascadia Mono" w:hAnsi="Cascadia Mono" w:cs="Cascadia Mono"/>
          <w:color w:val="008000"/>
          <w:sz w:val="44"/>
          <w:szCs w:val="44"/>
          <w:highlight w:val="white"/>
        </w:rPr>
        <w:t>// Угол поворота</w:t>
      </w:r>
    </w:p>
    <w:p w14:paraId="7A104946" w14:textId="18EE1F1E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      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);</w:t>
      </w:r>
    </w:p>
    <w:p w14:paraId="5DD7F43F" w14:textId="4CD4666A" w:rsidR="00891DE6" w:rsidRPr="00955B26" w:rsidRDefault="009E7F3D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 </w:t>
      </w:r>
      <w:r w:rsidR="00891DE6"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}</w:t>
      </w:r>
    </w:p>
    <w:p w14:paraId="470F0F51" w14:textId="236C48A5" w:rsidR="00891DE6" w:rsidRPr="00955B26" w:rsidRDefault="00891DE6" w:rsidP="00891D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 w:rsidRPr="00955B26">
        <w:rPr>
          <w:rFonts w:ascii="Cascadia Mono" w:hAnsi="Cascadia Mono" w:cs="Cascadia Mono"/>
          <w:color w:val="000000"/>
          <w:sz w:val="44"/>
          <w:szCs w:val="44"/>
          <w:highlight w:val="white"/>
        </w:rPr>
        <w:t>}}</w:t>
      </w:r>
    </w:p>
    <w:p w14:paraId="42D2700C" w14:textId="77777777" w:rsidR="00891DE6" w:rsidRPr="005017BD" w:rsidRDefault="00891DE6">
      <w:pPr>
        <w:spacing w:line="259" w:lineRule="auto"/>
        <w:rPr>
          <w:rFonts w:ascii="Cascadia Mono" w:eastAsiaTheme="majorEastAsia" w:hAnsi="Cascadia Mono" w:cs="Cascadia Mono"/>
          <w:b/>
          <w:color w:val="000000"/>
          <w:sz w:val="32"/>
          <w:szCs w:val="32"/>
          <w:highlight w:val="white"/>
        </w:rPr>
      </w:pPr>
      <w:r w:rsidRPr="005017BD">
        <w:rPr>
          <w:rFonts w:ascii="Cascadia Mono" w:hAnsi="Cascadia Mono" w:cs="Cascadia Mono"/>
          <w:color w:val="000000"/>
          <w:sz w:val="32"/>
          <w:szCs w:val="32"/>
          <w:highlight w:val="white"/>
        </w:rPr>
        <w:br w:type="page"/>
      </w:r>
    </w:p>
    <w:p w14:paraId="55286DE8" w14:textId="68FA1972" w:rsidR="00B532D7" w:rsidRPr="00B532D7" w:rsidRDefault="00D3208C" w:rsidP="001A6131">
      <w:pPr>
        <w:pStyle w:val="1"/>
      </w:pPr>
      <w:r>
        <w:lastRenderedPageBreak/>
        <w:t xml:space="preserve">2. </w:t>
      </w:r>
      <w:r w:rsidR="00B26359">
        <w:t>Программа сдвига камеры с ограничениями вдоль и вглубь помещения с установкой</w:t>
      </w:r>
    </w:p>
    <w:p w14:paraId="6F2D09A8" w14:textId="041D6858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public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class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2B91AF"/>
          <w:sz w:val="33"/>
          <w:szCs w:val="33"/>
          <w:highlight w:val="white"/>
        </w:rPr>
        <w:t>Camera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: MonoBehaviour{</w:t>
      </w:r>
    </w:p>
    <w:p w14:paraId="2DD85696" w14:textId="76CC7B9E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[SerializeField]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Позволяет назначить центральный объект через Inspector.</w:t>
      </w:r>
    </w:p>
    <w:p w14:paraId="1467A813" w14:textId="1C5EA698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private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Transform targetPos;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Центральный объект установки.</w:t>
      </w:r>
    </w:p>
    <w:p w14:paraId="554504D0" w14:textId="0FFEEBEA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>[SerializeField]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  <w:lang w:val="en-US"/>
        </w:rPr>
        <w:t>private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  <w:lang w:val="en-US"/>
        </w:rPr>
        <w:t>float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 </w:t>
      </w:r>
      <w:r w:rsidR="00EA38E0" w:rsidRPr="00EA38E0">
        <w:rPr>
          <w:rFonts w:ascii="Cascadia Mono" w:hAnsi="Cascadia Mono" w:cs="Cascadia Mono"/>
          <w:color w:val="000000"/>
          <w:sz w:val="33"/>
          <w:szCs w:val="33"/>
          <w:lang w:val="en-US"/>
        </w:rPr>
        <w:t xml:space="preserve">moveSpeed 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= 3f;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//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Скорость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перемещения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камеры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>.</w:t>
      </w:r>
    </w:p>
    <w:p w14:paraId="56A15A9B" w14:textId="21EF8039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  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>[SerializeField]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private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float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minDist = 1f;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Мин расстояние от камеры до объекта.</w:t>
      </w:r>
    </w:p>
    <w:p w14:paraId="71DA45F6" w14:textId="7C16BD0E" w:rsidR="00B532D7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[SerializeField]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private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float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="00BB68FE"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maxDist 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= 20f;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Макс расстояние от камеры до объекта.</w:t>
      </w:r>
    </w:p>
    <w:p w14:paraId="241000D3" w14:textId="77777777" w:rsidR="00EA38E0" w:rsidRPr="00955B26" w:rsidRDefault="00EA38E0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</w:p>
    <w:p w14:paraId="77E84472" w14:textId="0F5FC4B0" w:rsidR="008479E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private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bool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ControlDistance(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float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dist)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Метод проверяет допустимость новой позиции камеры.</w:t>
      </w:r>
    </w:p>
    <w:p w14:paraId="645FAB3D" w14:textId="46997164" w:rsidR="00B532D7" w:rsidRPr="00955B26" w:rsidRDefault="008479E6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>
        <w:rPr>
          <w:rFonts w:ascii="Cascadia Mono" w:hAnsi="Cascadia Mono" w:cs="Cascadia Mono"/>
          <w:color w:val="008000"/>
          <w:sz w:val="33"/>
          <w:szCs w:val="33"/>
          <w:highlight w:val="white"/>
        </w:rPr>
        <w:t xml:space="preserve">  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>{</w:t>
      </w:r>
    </w:p>
    <w:p w14:paraId="453936B3" w14:textId="68095E7D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if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(dist &gt; </w:t>
      </w:r>
      <w:r w:rsidR="00EA38E0"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minDist 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&amp;&amp; distance &lt; maxDist)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Проверяем, находится ли расстояние в нужных пределах.</w:t>
      </w:r>
    </w:p>
    <w:p w14:paraId="20208B44" w14:textId="4CCC520C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  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return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true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;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Разрешаем перемещение камеры.</w:t>
      </w:r>
    </w:p>
    <w:p w14:paraId="57665FE3" w14:textId="77777777" w:rsidR="00BB68FE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  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return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false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;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Запрещаем перемещение камеры.</w:t>
      </w:r>
    </w:p>
    <w:p w14:paraId="39933F08" w14:textId="5C8D25DC" w:rsidR="00B532D7" w:rsidRPr="008479E6" w:rsidRDefault="00BB68FE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3"/>
          <w:szCs w:val="33"/>
          <w:highlight w:val="white"/>
        </w:rPr>
      </w:pPr>
      <w:r>
        <w:rPr>
          <w:rFonts w:ascii="Cascadia Mono" w:hAnsi="Cascadia Mono" w:cs="Cascadia Mono"/>
          <w:color w:val="008000"/>
          <w:sz w:val="33"/>
          <w:szCs w:val="33"/>
          <w:highlight w:val="white"/>
        </w:rPr>
        <w:t xml:space="preserve">  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>}</w:t>
      </w:r>
    </w:p>
    <w:p w14:paraId="619B083F" w14:textId="77777777" w:rsidR="008479E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private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void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Update()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Метод выполняется каждый кадр.</w:t>
      </w:r>
    </w:p>
    <w:p w14:paraId="356370F2" w14:textId="7BF987C9" w:rsidR="00B532D7" w:rsidRPr="00955B26" w:rsidRDefault="008479E6" w:rsidP="008479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>
        <w:rPr>
          <w:rFonts w:ascii="Cascadia Mono" w:hAnsi="Cascadia Mono" w:cs="Cascadia Mono"/>
          <w:color w:val="008000"/>
          <w:sz w:val="33"/>
          <w:szCs w:val="33"/>
          <w:highlight w:val="white"/>
        </w:rPr>
        <w:t xml:space="preserve">  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>{</w:t>
      </w:r>
      <w:r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</w:t>
      </w:r>
      <w:r w:rsidR="00B532D7"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float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x = Input.GetAxis(</w:t>
      </w:r>
      <w:r w:rsidR="00B532D7" w:rsidRPr="00955B26">
        <w:rPr>
          <w:rFonts w:ascii="Cascadia Mono" w:hAnsi="Cascadia Mono" w:cs="Cascadia Mono"/>
          <w:color w:val="A31515"/>
          <w:sz w:val="33"/>
          <w:szCs w:val="33"/>
          <w:highlight w:val="white"/>
        </w:rPr>
        <w:t>"Horizontal"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); 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Считываем движение влево и вправо.</w:t>
      </w:r>
    </w:p>
    <w:p w14:paraId="27D65C08" w14:textId="6BC5731B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float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z = Input.GetAxis(</w:t>
      </w:r>
      <w:r w:rsidRPr="00955B26">
        <w:rPr>
          <w:rFonts w:ascii="Cascadia Mono" w:hAnsi="Cascadia Mono" w:cs="Cascadia Mono"/>
          <w:color w:val="A31515"/>
          <w:sz w:val="33"/>
          <w:szCs w:val="33"/>
          <w:highlight w:val="white"/>
        </w:rPr>
        <w:t>"Vertical"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);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Считываем движение вперед и назад.</w:t>
      </w:r>
    </w:p>
    <w:p w14:paraId="0F363300" w14:textId="77777777" w:rsidR="008479E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3"/>
          <w:szCs w:val="33"/>
          <w:highlight w:val="white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</w:rPr>
        <w:t>if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(x != 0f || z != 0f)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// Проверяем, есть ли ввод с клавиатуры.</w:t>
      </w:r>
    </w:p>
    <w:p w14:paraId="1486E7A1" w14:textId="5BEE04E5" w:rsidR="00B532D7" w:rsidRPr="00955B26" w:rsidRDefault="008479E6" w:rsidP="008479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33"/>
          <w:szCs w:val="33"/>
          <w:highlight w:val="white"/>
        </w:rPr>
        <w:t xml:space="preserve">    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</w:rPr>
        <w:t>{</w:t>
      </w:r>
      <w:r>
        <w:rPr>
          <w:rFonts w:ascii="Cascadia Mono" w:hAnsi="Cascadia Mono" w:cs="Cascadia Mono"/>
          <w:color w:val="000000"/>
          <w:sz w:val="33"/>
          <w:szCs w:val="33"/>
          <w:highlight w:val="white"/>
        </w:rPr>
        <w:t xml:space="preserve">  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>Vector3 newPos = transform.position + transform.TransformDirection(</w:t>
      </w:r>
      <w:r w:rsidR="00B532D7" w:rsidRPr="00955B26">
        <w:rPr>
          <w:rFonts w:ascii="Cascadia Mono" w:hAnsi="Cascadia Mono" w:cs="Cascadia Mono"/>
          <w:color w:val="0000FF"/>
          <w:sz w:val="33"/>
          <w:szCs w:val="33"/>
          <w:highlight w:val="white"/>
          <w:lang w:val="en-US"/>
        </w:rPr>
        <w:t>new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 Vector3(x, 0f, z)) / </w:t>
      </w:r>
      <w:r w:rsidR="00EA38E0" w:rsidRPr="00EA38E0">
        <w:rPr>
          <w:rFonts w:ascii="Cascadia Mono" w:hAnsi="Cascadia Mono" w:cs="Cascadia Mono"/>
          <w:color w:val="000000"/>
          <w:sz w:val="33"/>
          <w:szCs w:val="33"/>
          <w:lang w:val="en-US"/>
        </w:rPr>
        <w:t>moveSpeed</w:t>
      </w:r>
      <w:r w:rsidR="00B532D7" w:rsidRPr="00EA38E0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>;</w:t>
      </w:r>
      <w:r w:rsidR="00B532D7"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 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// 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Вычисляем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новую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позицию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камеры</w:t>
      </w:r>
      <w:r w:rsidR="00B532D7"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>.</w:t>
      </w:r>
    </w:p>
    <w:p w14:paraId="1670C39D" w14:textId="03A52888" w:rsidR="00B532D7" w:rsidRPr="00955B26" w:rsidRDefault="00B532D7" w:rsidP="00B53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       </w:t>
      </w:r>
      <w:r w:rsidRPr="00955B26">
        <w:rPr>
          <w:rFonts w:ascii="Cascadia Mono" w:hAnsi="Cascadia Mono" w:cs="Cascadia Mono"/>
          <w:color w:val="0000FF"/>
          <w:sz w:val="33"/>
          <w:szCs w:val="33"/>
          <w:highlight w:val="white"/>
          <w:lang w:val="en-US"/>
        </w:rPr>
        <w:t>if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 (ControlDistance(Vector3.Distance(newPos, targetPos.position)))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//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Проверяем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допустимость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новой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позиции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>.</w:t>
      </w:r>
    </w:p>
    <w:p w14:paraId="27D3FDAD" w14:textId="2F7D20E9" w:rsidR="00B96D1F" w:rsidRPr="00955B26" w:rsidRDefault="00B532D7" w:rsidP="003475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</w:pP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 xml:space="preserve">       transform.position = newPos;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//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Перемещаем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 xml:space="preserve"> 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</w:rPr>
        <w:t>камеру</w:t>
      </w:r>
      <w:r w:rsidRPr="00955B26">
        <w:rPr>
          <w:rFonts w:ascii="Cascadia Mono" w:hAnsi="Cascadia Mono" w:cs="Cascadia Mono"/>
          <w:color w:val="008000"/>
          <w:sz w:val="33"/>
          <w:szCs w:val="33"/>
          <w:highlight w:val="white"/>
          <w:lang w:val="en-US"/>
        </w:rPr>
        <w:t>.</w:t>
      </w:r>
      <w:r w:rsidRPr="00955B26">
        <w:rPr>
          <w:rFonts w:ascii="Cascadia Mono" w:hAnsi="Cascadia Mono" w:cs="Cascadia Mono"/>
          <w:color w:val="000000"/>
          <w:sz w:val="33"/>
          <w:szCs w:val="33"/>
          <w:highlight w:val="white"/>
          <w:lang w:val="en-US"/>
        </w:rPr>
        <w:t>}}}</w:t>
      </w:r>
    </w:p>
    <w:p w14:paraId="33590F9D" w14:textId="7102B877" w:rsidR="00B532D7" w:rsidRPr="001A6131" w:rsidRDefault="00B532D7">
      <w:pPr>
        <w:spacing w:line="259" w:lineRule="auto"/>
        <w:rPr>
          <w:rFonts w:ascii="Times New Roman" w:eastAsiaTheme="majorEastAsia" w:hAnsi="Times New Roman" w:cstheme="majorBidi"/>
          <w:b/>
          <w:sz w:val="26"/>
          <w:szCs w:val="26"/>
          <w:lang w:val="en-US"/>
        </w:rPr>
      </w:pPr>
    </w:p>
    <w:p w14:paraId="0BA8D4A8" w14:textId="46FB5783" w:rsidR="00B26359" w:rsidRDefault="00B96D1F" w:rsidP="003D0A0C">
      <w:pPr>
        <w:pStyle w:val="1"/>
        <w:spacing w:after="0"/>
      </w:pPr>
      <w:r>
        <w:lastRenderedPageBreak/>
        <w:t xml:space="preserve">3. </w:t>
      </w:r>
      <w:r w:rsidR="00B26359">
        <w:t>Программа приближения и удаления камеры относительно установки с ограничениями</w:t>
      </w:r>
    </w:p>
    <w:p w14:paraId="33945A5E" w14:textId="6175F723" w:rsidR="00675D49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public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class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2B91AF"/>
          <w:sz w:val="36"/>
          <w:szCs w:val="32"/>
          <w:highlight w:val="white"/>
        </w:rPr>
        <w:t>CameraZoom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: MonoBehaviour</w:t>
      </w:r>
      <w:r w:rsidR="001A6131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>{</w:t>
      </w:r>
    </w:p>
    <w:p w14:paraId="5D5B8A4F" w14:textId="613DA054" w:rsidR="00675D49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[SerializeField]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Позволяет назначить центральный объект через Inspector.</w:t>
      </w:r>
    </w:p>
    <w:p w14:paraId="7736D011" w14:textId="59461920" w:rsidR="00675D49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private</w:t>
      </w:r>
      <w:r w:rsidR="00BB68FE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Transform target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;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Центральный объект установки.</w:t>
      </w:r>
    </w:p>
    <w:p w14:paraId="0EE221CC" w14:textId="0CEF30D9" w:rsidR="00675D49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[SerializeField]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float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scrollSpeed = 10f;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Скорость движения камеры при прокрутке колеса мыши.</w:t>
      </w:r>
    </w:p>
    <w:p w14:paraId="332F4835" w14:textId="39AF7EC9" w:rsidR="00675D49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[SerializeField]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float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minDist = 1f;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Мин расстояние от камеры до объекта.</w:t>
      </w:r>
    </w:p>
    <w:p w14:paraId="6FD65978" w14:textId="7CC72131" w:rsidR="00675D49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[SerializeField]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float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maxDist = 20f;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Макс расстояние от камеры до объекта.</w:t>
      </w:r>
    </w:p>
    <w:p w14:paraId="266F24D3" w14:textId="08711057" w:rsidR="00BB68FE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bool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ControlDistance(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float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dist)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Метод проверяет допустимость новой дистанции.</w:t>
      </w:r>
    </w:p>
    <w:p w14:paraId="4823C5B3" w14:textId="5D5B4E0E" w:rsidR="00675D49" w:rsidRPr="003D0A0C" w:rsidRDefault="00BB68FE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 xml:space="preserve">  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{ </w:t>
      </w:r>
      <w:r w:rsidR="00675D49"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if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(dist &gt; minDist &amp;&amp; dist &lt; maxDist)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Проверяем, находится ли расстояние в допустимых пределах.</w:t>
      </w:r>
    </w:p>
    <w:p w14:paraId="35377945" w14:textId="3E534CE7" w:rsidR="00675D49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  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return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true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;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Разрешаем перемещение камеры.</w:t>
      </w:r>
    </w:p>
    <w:p w14:paraId="7901FFEE" w14:textId="77777777" w:rsidR="00BB68FE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     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return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false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;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Запрещаем перемещение камеры.</w:t>
      </w:r>
    </w:p>
    <w:p w14:paraId="6CF18575" w14:textId="139AA603" w:rsidR="00675D49" w:rsidRPr="003D0A0C" w:rsidRDefault="00BB68FE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 xml:space="preserve">  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>}</w:t>
      </w:r>
    </w:p>
    <w:p w14:paraId="3D03B1F9" w14:textId="5CE5C11E" w:rsidR="00BB68FE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void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Update()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Метод выполняется каждый кадр.</w:t>
      </w:r>
    </w:p>
    <w:p w14:paraId="315C1DA1" w14:textId="254EEF0E" w:rsidR="00675D49" w:rsidRPr="003D0A0C" w:rsidRDefault="00BB68FE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{ </w:t>
      </w:r>
      <w:r w:rsidR="00675D49"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float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scroll = Input.GetAxis(</w:t>
      </w:r>
      <w:r w:rsidR="00675D49" w:rsidRPr="003D0A0C">
        <w:rPr>
          <w:rFonts w:ascii="Cascadia Mono" w:hAnsi="Cascadia Mono" w:cs="Cascadia Mono"/>
          <w:color w:val="A31515"/>
          <w:sz w:val="36"/>
          <w:szCs w:val="32"/>
          <w:highlight w:val="white"/>
        </w:rPr>
        <w:t>"Mouse ScrollWheel"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);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Считываем прокрутку колеса мыши.</w:t>
      </w:r>
    </w:p>
    <w:p w14:paraId="4B1E2524" w14:textId="77777777" w:rsidR="00BB68FE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6"/>
          <w:szCs w:val="32"/>
          <w:highlight w:val="white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 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</w:rPr>
        <w:t>if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(scroll != 0f)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// Проверяем, было ли движение колеса мыши.</w:t>
      </w:r>
    </w:p>
    <w:p w14:paraId="3122C3C6" w14:textId="7C75BB4A" w:rsidR="00675D49" w:rsidRPr="003D0A0C" w:rsidRDefault="00BB68FE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2"/>
          <w:highlight w:val="white"/>
          <w:lang w:val="en-US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 xml:space="preserve">      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>{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  <w:lang w:val="en-US"/>
        </w:rPr>
        <w:t xml:space="preserve">Vector3 newPos = transform.position +                 transform.TransformDirection(Vector3.forward * scroll * scrollSpeed);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//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Вычисляем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новую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позицию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камеры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>.</w:t>
      </w:r>
    </w:p>
    <w:p w14:paraId="690CE00B" w14:textId="77777777" w:rsidR="00BB68FE" w:rsidRPr="003D0A0C" w:rsidRDefault="00675D49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</w:pP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  <w:lang w:val="en-US"/>
        </w:rPr>
        <w:t xml:space="preserve">    </w:t>
      </w:r>
      <w:r w:rsidRPr="003D0A0C">
        <w:rPr>
          <w:rFonts w:ascii="Cascadia Mono" w:hAnsi="Cascadia Mono" w:cs="Cascadia Mono"/>
          <w:color w:val="0000FF"/>
          <w:sz w:val="36"/>
          <w:szCs w:val="32"/>
          <w:highlight w:val="white"/>
          <w:lang w:val="en-US"/>
        </w:rPr>
        <w:t>if</w:t>
      </w:r>
      <w:r w:rsidRPr="003D0A0C">
        <w:rPr>
          <w:rFonts w:ascii="Cascadia Mono" w:hAnsi="Cascadia Mono" w:cs="Cascadia Mono"/>
          <w:color w:val="000000"/>
          <w:sz w:val="36"/>
          <w:szCs w:val="32"/>
          <w:highlight w:val="white"/>
          <w:lang w:val="en-US"/>
        </w:rPr>
        <w:t xml:space="preserve"> (ControlDistance(Vector3.Distance(newPos, targetPos.position)))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//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Проверяем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допустимость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новой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позиции</w:t>
      </w: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>.</w:t>
      </w:r>
    </w:p>
    <w:p w14:paraId="60499396" w14:textId="0D4034DA" w:rsidR="00832111" w:rsidRPr="00675D49" w:rsidRDefault="00BB68FE" w:rsidP="00675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 xml:space="preserve">      </w:t>
      </w:r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  <w:lang w:val="en-US"/>
        </w:rPr>
        <w:t xml:space="preserve">{transform.position = newPos;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//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Перемещаем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 xml:space="preserve"> 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</w:rPr>
        <w:t>камеру</w:t>
      </w:r>
      <w:r w:rsidR="00675D49" w:rsidRPr="003D0A0C">
        <w:rPr>
          <w:rFonts w:ascii="Cascadia Mono" w:hAnsi="Cascadia Mono" w:cs="Cascadia Mono"/>
          <w:color w:val="008000"/>
          <w:sz w:val="36"/>
          <w:szCs w:val="32"/>
          <w:highlight w:val="white"/>
          <w:lang w:val="en-US"/>
        </w:rPr>
        <w:t>.</w:t>
      </w:r>
      <w:bookmarkStart w:id="1" w:name="_GoBack"/>
      <w:bookmarkEnd w:id="1"/>
      <w:r w:rsidR="00675D49" w:rsidRPr="003D0A0C">
        <w:rPr>
          <w:rFonts w:ascii="Cascadia Mono" w:hAnsi="Cascadia Mono" w:cs="Cascadia Mono"/>
          <w:color w:val="000000"/>
          <w:sz w:val="36"/>
          <w:szCs w:val="32"/>
          <w:highlight w:val="white"/>
        </w:rPr>
        <w:t>}}}}</w:t>
      </w:r>
      <w:r w:rsidR="00675D49" w:rsidRPr="003D0A0C">
        <w:rPr>
          <w:sz w:val="24"/>
        </w:rPr>
        <w:t xml:space="preserve"> </w:t>
      </w:r>
      <w:r w:rsidR="00832111">
        <w:br w:type="page"/>
      </w:r>
    </w:p>
    <w:p w14:paraId="66F2EED8" w14:textId="2F3B0A87" w:rsidR="00B26359" w:rsidRPr="0024260A" w:rsidRDefault="00832111" w:rsidP="001A6131">
      <w:pPr>
        <w:pStyle w:val="1"/>
      </w:pPr>
      <w:r>
        <w:lastRenderedPageBreak/>
        <w:t xml:space="preserve">4. </w:t>
      </w:r>
      <w:r w:rsidR="00B26359">
        <w:t xml:space="preserve">Правила создания и размещения на экране элементов интерфейса </w:t>
      </w:r>
      <w:r w:rsidR="00B26359">
        <w:rPr>
          <w:lang w:val="en-US"/>
        </w:rPr>
        <w:t>CANVAS</w:t>
      </w:r>
    </w:p>
    <w:p w14:paraId="27DB6DFA" w14:textId="33CDFF52" w:rsidR="00BB68FE" w:rsidRPr="00F631E4" w:rsidRDefault="00BB68FE" w:rsidP="00F631E4">
      <w:pPr>
        <w:pStyle w:val="6"/>
        <w:ind w:firstLine="284"/>
        <w:rPr>
          <w:sz w:val="52"/>
          <w:szCs w:val="42"/>
        </w:rPr>
      </w:pPr>
      <w:r w:rsidRPr="00F631E4">
        <w:rPr>
          <w:sz w:val="52"/>
          <w:szCs w:val="42"/>
        </w:rPr>
        <w:t>1</w:t>
      </w:r>
      <w:r w:rsidRPr="00F631E4">
        <w:rPr>
          <w:sz w:val="52"/>
          <w:szCs w:val="42"/>
          <w:lang w:val="en-US"/>
        </w:rPr>
        <w:t>.</w:t>
      </w:r>
      <w:r w:rsidRPr="00F631E4">
        <w:rPr>
          <w:sz w:val="52"/>
          <w:szCs w:val="42"/>
        </w:rPr>
        <w:t>Для создания интерфейса в Unity на сцену сначала добавляют объект Canvas. Он нужен как основа для всех элементов интерфейса.</w:t>
      </w:r>
    </w:p>
    <w:p w14:paraId="0DD5FAB2" w14:textId="407DC3D1" w:rsidR="00BB68FE" w:rsidRPr="00F631E4" w:rsidRDefault="00BB68FE" w:rsidP="00F631E4">
      <w:pPr>
        <w:pStyle w:val="6"/>
        <w:ind w:firstLine="284"/>
        <w:rPr>
          <w:sz w:val="52"/>
          <w:szCs w:val="42"/>
        </w:rPr>
      </w:pPr>
      <w:r w:rsidRPr="00F631E4">
        <w:rPr>
          <w:sz w:val="52"/>
          <w:szCs w:val="42"/>
          <w:lang w:val="en-US"/>
        </w:rPr>
        <w:t>2.</w:t>
      </w:r>
      <w:r w:rsidRPr="00F631E4">
        <w:rPr>
          <w:sz w:val="52"/>
          <w:szCs w:val="42"/>
        </w:rPr>
        <w:t>Все элементы интерфейса, например кнопки, текст, панели и поля ввода, создаются внутри Canvas. Если объект не находится в Canvas, он не будет относиться к интерфейсу.</w:t>
      </w:r>
    </w:p>
    <w:p w14:paraId="2F6107A9" w14:textId="2B47CE53" w:rsidR="00BB68FE" w:rsidRPr="00F631E4" w:rsidRDefault="00BB68FE" w:rsidP="00F631E4">
      <w:pPr>
        <w:pStyle w:val="6"/>
        <w:ind w:firstLine="284"/>
        <w:rPr>
          <w:sz w:val="52"/>
          <w:szCs w:val="42"/>
        </w:rPr>
      </w:pPr>
      <w:r w:rsidRPr="00F631E4">
        <w:rPr>
          <w:sz w:val="52"/>
          <w:szCs w:val="42"/>
          <w:lang w:val="en-US"/>
        </w:rPr>
        <w:t>3.</w:t>
      </w:r>
      <w:r w:rsidRPr="00F631E4">
        <w:rPr>
          <w:sz w:val="52"/>
          <w:szCs w:val="42"/>
        </w:rPr>
        <w:t>При размещении элементов важно правильно настраивать Anchor. Anchor показывает, к какой части экрана будет привязан элемент.</w:t>
      </w:r>
    </w:p>
    <w:p w14:paraId="31D61DA4" w14:textId="2E3465CC" w:rsidR="00BB68FE" w:rsidRPr="00F631E4" w:rsidRDefault="00BB68FE" w:rsidP="00F631E4">
      <w:pPr>
        <w:pStyle w:val="6"/>
        <w:ind w:firstLine="284"/>
        <w:rPr>
          <w:sz w:val="52"/>
          <w:szCs w:val="42"/>
        </w:rPr>
      </w:pPr>
      <w:r w:rsidRPr="00F631E4">
        <w:rPr>
          <w:sz w:val="52"/>
          <w:szCs w:val="42"/>
          <w:lang w:val="en-US"/>
        </w:rPr>
        <w:t>4.</w:t>
      </w:r>
      <w:r w:rsidRPr="00F631E4">
        <w:rPr>
          <w:sz w:val="52"/>
          <w:szCs w:val="42"/>
        </w:rPr>
        <w:t>Если экран меняет размер, элементы с правильно настроенным Anchor сохраняют свое положение, а некоторые могут еще и растягиваться вместе с экраном.</w:t>
      </w:r>
    </w:p>
    <w:p w14:paraId="5C66842E" w14:textId="383AC53E" w:rsidR="00BB68FE" w:rsidRPr="00F631E4" w:rsidRDefault="00BB68FE" w:rsidP="00F631E4">
      <w:pPr>
        <w:pStyle w:val="6"/>
        <w:ind w:firstLine="284"/>
        <w:rPr>
          <w:sz w:val="52"/>
          <w:szCs w:val="42"/>
        </w:rPr>
      </w:pPr>
      <w:r w:rsidRPr="00F631E4">
        <w:rPr>
          <w:sz w:val="52"/>
          <w:szCs w:val="42"/>
          <w:lang w:val="en-US"/>
        </w:rPr>
        <w:t>5.</w:t>
      </w:r>
      <w:r w:rsidRPr="00F631E4">
        <w:rPr>
          <w:sz w:val="52"/>
          <w:szCs w:val="42"/>
        </w:rPr>
        <w:t>Если элементы накладываются друг на друга, выше будет отображаться тот, который ниже расположен в списке Hierarchy.</w:t>
      </w:r>
    </w:p>
    <w:p w14:paraId="679776B9" w14:textId="3E828476" w:rsidR="00E27004" w:rsidRDefault="00BB68FE" w:rsidP="00F631E4">
      <w:pPr>
        <w:pStyle w:val="6"/>
        <w:ind w:firstLine="284"/>
      </w:pPr>
      <w:r w:rsidRPr="00F631E4">
        <w:rPr>
          <w:sz w:val="52"/>
          <w:szCs w:val="42"/>
          <w:lang w:val="en-US"/>
        </w:rPr>
        <w:t>6.</w:t>
      </w:r>
      <w:r w:rsidRPr="00F631E4">
        <w:rPr>
          <w:sz w:val="52"/>
          <w:szCs w:val="42"/>
        </w:rPr>
        <w:t xml:space="preserve">Элементы интерфейса нужно располагать удобно и логично, чтобы они не мешали обзору сцены и были понятны пользователю. </w:t>
      </w:r>
      <w:r w:rsidR="00E27004">
        <w:br w:type="page"/>
      </w:r>
    </w:p>
    <w:p w14:paraId="10C1CF0E" w14:textId="75423AE8" w:rsidR="00B26359" w:rsidRDefault="00D23E67" w:rsidP="001A6131">
      <w:pPr>
        <w:pStyle w:val="1"/>
      </w:pPr>
      <w:r>
        <w:lastRenderedPageBreak/>
        <w:t xml:space="preserve">5. </w:t>
      </w:r>
      <w:r w:rsidR="00B26359">
        <w:t>Принцип обработки щелчка мышью по кнопке</w:t>
      </w:r>
    </w:p>
    <w:p w14:paraId="7753CFCD" w14:textId="22E59984" w:rsidR="00F631E4" w:rsidRPr="00F631E4" w:rsidRDefault="00F631E4" w:rsidP="00F631E4">
      <w:pPr>
        <w:pStyle w:val="6"/>
        <w:numPr>
          <w:ilvl w:val="0"/>
          <w:numId w:val="2"/>
        </w:numPr>
        <w:ind w:left="0" w:firstLine="426"/>
        <w:rPr>
          <w:sz w:val="44"/>
          <w:szCs w:val="38"/>
        </w:rPr>
      </w:pPr>
      <w:r w:rsidRPr="00F631E4">
        <w:rPr>
          <w:sz w:val="44"/>
          <w:szCs w:val="38"/>
        </w:rPr>
        <w:t>В Unity для обработки щелчка мышью используется UI-элемент Button, который создается внутри Canvas.</w:t>
      </w:r>
    </w:p>
    <w:p w14:paraId="785824D5" w14:textId="42DEE248" w:rsidR="00F631E4" w:rsidRPr="00F631E4" w:rsidRDefault="00F631E4" w:rsidP="00F631E4">
      <w:pPr>
        <w:pStyle w:val="6"/>
        <w:numPr>
          <w:ilvl w:val="0"/>
          <w:numId w:val="2"/>
        </w:numPr>
        <w:ind w:left="0" w:firstLine="426"/>
        <w:rPr>
          <w:sz w:val="44"/>
          <w:szCs w:val="38"/>
        </w:rPr>
      </w:pPr>
      <w:r w:rsidRPr="00F631E4">
        <w:rPr>
          <w:sz w:val="44"/>
          <w:szCs w:val="38"/>
        </w:rPr>
        <w:t>Для выполнения действия при нажатии создается скрипт с методом, который будет вызываться.</w:t>
      </w:r>
    </w:p>
    <w:p w14:paraId="122FDCAB" w14:textId="303B76CE" w:rsidR="00F631E4" w:rsidRPr="00F631E4" w:rsidRDefault="00F631E4" w:rsidP="00F631E4">
      <w:pPr>
        <w:pStyle w:val="6"/>
        <w:numPr>
          <w:ilvl w:val="0"/>
          <w:numId w:val="2"/>
        </w:numPr>
        <w:ind w:left="0" w:firstLine="426"/>
        <w:rPr>
          <w:sz w:val="44"/>
          <w:szCs w:val="38"/>
        </w:rPr>
      </w:pPr>
      <w:r w:rsidRPr="00F631E4">
        <w:rPr>
          <w:sz w:val="44"/>
          <w:szCs w:val="38"/>
        </w:rPr>
        <w:t>В скрипте подключается пространство имен UnityEngine.UI, чтобы работать с элементами интерфейса.</w:t>
      </w:r>
    </w:p>
    <w:p w14:paraId="68943768" w14:textId="51314537" w:rsidR="00CE293C" w:rsidRPr="00F631E4" w:rsidRDefault="00F631E4" w:rsidP="00F631E4">
      <w:pPr>
        <w:pStyle w:val="6"/>
        <w:numPr>
          <w:ilvl w:val="0"/>
          <w:numId w:val="2"/>
        </w:numPr>
        <w:ind w:left="0" w:firstLine="426"/>
        <w:rPr>
          <w:sz w:val="44"/>
          <w:szCs w:val="38"/>
        </w:rPr>
      </w:pPr>
      <w:r w:rsidRPr="00F631E4">
        <w:rPr>
          <w:sz w:val="44"/>
          <w:szCs w:val="38"/>
        </w:rPr>
        <w:t>Далее в скрипте создается функция, например для вывода текста или выполнения другого действия.</w:t>
      </w:r>
    </w:p>
    <w:p w14:paraId="053EAFCD" w14:textId="77777777" w:rsidR="007E1F31" w:rsidRPr="00F631E4" w:rsidRDefault="007E1F31" w:rsidP="007E1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</w:pPr>
      <w:r w:rsidRPr="00F631E4">
        <w:rPr>
          <w:rFonts w:ascii="Cascadia Mono" w:hAnsi="Cascadia Mono" w:cs="Cascadia Mono"/>
          <w:color w:val="0000FF"/>
          <w:sz w:val="40"/>
          <w:szCs w:val="32"/>
          <w:highlight w:val="white"/>
          <w:lang w:val="en-US"/>
        </w:rPr>
        <w:t>public</w:t>
      </w: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  <w:t xml:space="preserve"> </w:t>
      </w:r>
      <w:r w:rsidRPr="00F631E4">
        <w:rPr>
          <w:rFonts w:ascii="Cascadia Mono" w:hAnsi="Cascadia Mono" w:cs="Cascadia Mono"/>
          <w:color w:val="0000FF"/>
          <w:sz w:val="40"/>
          <w:szCs w:val="32"/>
          <w:highlight w:val="white"/>
          <w:lang w:val="en-US"/>
        </w:rPr>
        <w:t>class</w:t>
      </w: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  <w:t xml:space="preserve"> </w:t>
      </w:r>
      <w:r w:rsidRPr="00F631E4">
        <w:rPr>
          <w:rFonts w:ascii="Cascadia Mono" w:hAnsi="Cascadia Mono" w:cs="Cascadia Mono"/>
          <w:color w:val="2B91AF"/>
          <w:sz w:val="40"/>
          <w:szCs w:val="32"/>
          <w:highlight w:val="white"/>
          <w:lang w:val="en-US"/>
        </w:rPr>
        <w:t>MessageOutput</w:t>
      </w: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  <w:t xml:space="preserve"> : MonoBehaviour</w:t>
      </w:r>
    </w:p>
    <w:p w14:paraId="50EAF355" w14:textId="77777777" w:rsidR="007E1F31" w:rsidRPr="00F631E4" w:rsidRDefault="007E1F31" w:rsidP="007E1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</w:pP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  <w:t>{</w:t>
      </w:r>
    </w:p>
    <w:p w14:paraId="6085F5FE" w14:textId="77777777" w:rsidR="007E1F31" w:rsidRPr="00F631E4" w:rsidRDefault="007E1F31" w:rsidP="007E1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</w:pP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  <w:t xml:space="preserve">    [SerializeField]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  <w:lang w:val="en-US"/>
        </w:rPr>
        <w:t xml:space="preserve">//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</w:rPr>
        <w:t>Позволяет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  <w:lang w:val="en-US"/>
        </w:rPr>
        <w:t xml:space="preserve">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</w:rPr>
        <w:t>привязать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  <w:lang w:val="en-US"/>
        </w:rPr>
        <w:t xml:space="preserve">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</w:rPr>
        <w:t>текстовое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  <w:lang w:val="en-US"/>
        </w:rPr>
        <w:t xml:space="preserve">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</w:rPr>
        <w:t>поле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  <w:lang w:val="en-US"/>
        </w:rPr>
        <w:t xml:space="preserve">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</w:rPr>
        <w:t>через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  <w:lang w:val="en-US"/>
        </w:rPr>
        <w:t xml:space="preserve"> Inspector.</w:t>
      </w:r>
    </w:p>
    <w:p w14:paraId="09067EEC" w14:textId="1EC216E0" w:rsidR="007E1F31" w:rsidRPr="00F631E4" w:rsidRDefault="007E1F31" w:rsidP="007E1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</w:rPr>
      </w:pP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  <w:lang w:val="en-US"/>
        </w:rPr>
        <w:t xml:space="preserve">    </w:t>
      </w:r>
      <w:r w:rsidRPr="00F631E4">
        <w:rPr>
          <w:rFonts w:ascii="Cascadia Mono" w:hAnsi="Cascadia Mono" w:cs="Cascadia Mono"/>
          <w:color w:val="0000FF"/>
          <w:sz w:val="40"/>
          <w:szCs w:val="32"/>
          <w:highlight w:val="white"/>
        </w:rPr>
        <w:t>private</w:t>
      </w: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 Text messageText;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</w:rPr>
        <w:t>// Ссылка на текстовый объект, в который будет выводиться сообщение.</w:t>
      </w:r>
    </w:p>
    <w:p w14:paraId="593FD1E4" w14:textId="77777777" w:rsidR="007E1F31" w:rsidRPr="00F631E4" w:rsidRDefault="007E1F31" w:rsidP="007E1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</w:rPr>
      </w:pP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   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</w:rPr>
        <w:t>// Метод вызывается при щелчке мышью по кнопке.</w:t>
      </w:r>
    </w:p>
    <w:p w14:paraId="0063ED7A" w14:textId="77777777" w:rsidR="007E1F31" w:rsidRPr="00F631E4" w:rsidRDefault="007E1F31" w:rsidP="007E1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</w:rPr>
      </w:pP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    </w:t>
      </w:r>
      <w:r w:rsidRPr="00F631E4">
        <w:rPr>
          <w:rFonts w:ascii="Cascadia Mono" w:hAnsi="Cascadia Mono" w:cs="Cascadia Mono"/>
          <w:color w:val="0000FF"/>
          <w:sz w:val="40"/>
          <w:szCs w:val="32"/>
          <w:highlight w:val="white"/>
        </w:rPr>
        <w:t>public</w:t>
      </w: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 </w:t>
      </w:r>
      <w:r w:rsidRPr="00F631E4">
        <w:rPr>
          <w:rFonts w:ascii="Cascadia Mono" w:hAnsi="Cascadia Mono" w:cs="Cascadia Mono"/>
          <w:color w:val="0000FF"/>
          <w:sz w:val="40"/>
          <w:szCs w:val="32"/>
          <w:highlight w:val="white"/>
        </w:rPr>
        <w:t>void</w:t>
      </w: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 ShowMessage()</w:t>
      </w:r>
    </w:p>
    <w:p w14:paraId="149A060A" w14:textId="77777777" w:rsidR="007E1F31" w:rsidRPr="00F631E4" w:rsidRDefault="007E1F31" w:rsidP="007E1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</w:rPr>
      </w:pP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    {</w:t>
      </w:r>
    </w:p>
    <w:p w14:paraId="73E66142" w14:textId="77777777" w:rsidR="007E1F31" w:rsidRPr="00F631E4" w:rsidRDefault="007E1F31" w:rsidP="007E1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</w:rPr>
      </w:pP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        messageText.text = </w:t>
      </w:r>
      <w:r w:rsidRPr="00F631E4">
        <w:rPr>
          <w:rFonts w:ascii="Cascadia Mono" w:hAnsi="Cascadia Mono" w:cs="Cascadia Mono"/>
          <w:color w:val="A31515"/>
          <w:sz w:val="40"/>
          <w:szCs w:val="32"/>
          <w:highlight w:val="white"/>
        </w:rPr>
        <w:t>"Кнопка нажата"</w:t>
      </w: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; </w:t>
      </w:r>
      <w:r w:rsidRPr="00F631E4">
        <w:rPr>
          <w:rFonts w:ascii="Cascadia Mono" w:hAnsi="Cascadia Mono" w:cs="Cascadia Mono"/>
          <w:color w:val="008000"/>
          <w:sz w:val="40"/>
          <w:szCs w:val="32"/>
          <w:highlight w:val="white"/>
        </w:rPr>
        <w:t>// Вывод сообщения в текстовое поле.</w:t>
      </w:r>
    </w:p>
    <w:p w14:paraId="02AB8BB4" w14:textId="7B629B99" w:rsidR="00883921" w:rsidRPr="00F631E4" w:rsidRDefault="007E1F31" w:rsidP="00377E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32"/>
          <w:highlight w:val="white"/>
        </w:rPr>
      </w:pPr>
      <w:r w:rsidRPr="00F631E4">
        <w:rPr>
          <w:rFonts w:ascii="Cascadia Mono" w:hAnsi="Cascadia Mono" w:cs="Cascadia Mono"/>
          <w:color w:val="000000"/>
          <w:sz w:val="40"/>
          <w:szCs w:val="32"/>
          <w:highlight w:val="white"/>
        </w:rPr>
        <w:t xml:space="preserve">    }}</w:t>
      </w:r>
    </w:p>
    <w:p w14:paraId="135AB635" w14:textId="63D7A631" w:rsidR="00F631E4" w:rsidRPr="00F631E4" w:rsidRDefault="00F631E4" w:rsidP="00F631E4">
      <w:pPr>
        <w:pStyle w:val="6"/>
        <w:numPr>
          <w:ilvl w:val="0"/>
          <w:numId w:val="2"/>
        </w:numPr>
        <w:ind w:left="0" w:firstLine="426"/>
        <w:rPr>
          <w:sz w:val="44"/>
          <w:szCs w:val="38"/>
        </w:rPr>
      </w:pPr>
      <w:r w:rsidRPr="00F631E4">
        <w:rPr>
          <w:sz w:val="44"/>
          <w:szCs w:val="38"/>
        </w:rPr>
        <w:t>В Inspector у кнопки используется событие On Click(), в которое добавляется объект со скриптом и выбирается нужный метод.</w:t>
      </w:r>
    </w:p>
    <w:p w14:paraId="02EB1E6A" w14:textId="76DC4E80" w:rsidR="00D23E67" w:rsidRDefault="00F631E4" w:rsidP="00F631E4">
      <w:pPr>
        <w:pStyle w:val="6"/>
        <w:numPr>
          <w:ilvl w:val="0"/>
          <w:numId w:val="2"/>
        </w:numPr>
        <w:ind w:left="0" w:firstLine="426"/>
      </w:pPr>
      <w:r w:rsidRPr="00F631E4">
        <w:rPr>
          <w:sz w:val="44"/>
          <w:szCs w:val="38"/>
        </w:rPr>
        <w:t xml:space="preserve">При нажатии на кнопку этот метод будет вызван. </w:t>
      </w:r>
      <w:r w:rsidR="00D23E67">
        <w:br w:type="page"/>
      </w:r>
    </w:p>
    <w:p w14:paraId="763105DA" w14:textId="5899CB13" w:rsidR="00B26359" w:rsidRDefault="003A132F" w:rsidP="001A6131">
      <w:pPr>
        <w:pStyle w:val="1"/>
      </w:pPr>
      <w:r>
        <w:lastRenderedPageBreak/>
        <w:t xml:space="preserve">6. </w:t>
      </w:r>
      <w:r w:rsidR="00B26359">
        <w:t>Принцип обработки надвижения и ухода курсора мыши с кнопки</w:t>
      </w:r>
    </w:p>
    <w:p w14:paraId="2AC9B47A" w14:textId="6A15E880" w:rsidR="00F631E4" w:rsidRPr="00262AB4" w:rsidRDefault="00F631E4" w:rsidP="00F631E4">
      <w:pPr>
        <w:pStyle w:val="6"/>
        <w:numPr>
          <w:ilvl w:val="0"/>
          <w:numId w:val="3"/>
        </w:numPr>
        <w:ind w:left="0" w:firstLine="426"/>
        <w:rPr>
          <w:sz w:val="40"/>
          <w:szCs w:val="34"/>
        </w:rPr>
      </w:pPr>
      <w:r w:rsidRPr="00262AB4">
        <w:rPr>
          <w:sz w:val="40"/>
          <w:szCs w:val="34"/>
        </w:rPr>
        <w:t>В Unity стандартная кнопка обрабатывает только событие On Click(), поэтому для наведения курсора и ухода курсора этого недостаточно.</w:t>
      </w:r>
    </w:p>
    <w:p w14:paraId="61D62E65" w14:textId="48B6BB19" w:rsidR="00F631E4" w:rsidRPr="00262AB4" w:rsidRDefault="00F631E4" w:rsidP="00F631E4">
      <w:pPr>
        <w:pStyle w:val="6"/>
        <w:numPr>
          <w:ilvl w:val="0"/>
          <w:numId w:val="3"/>
        </w:numPr>
        <w:ind w:left="0" w:firstLine="426"/>
        <w:rPr>
          <w:sz w:val="40"/>
          <w:szCs w:val="34"/>
        </w:rPr>
      </w:pPr>
      <w:r w:rsidRPr="00262AB4">
        <w:rPr>
          <w:sz w:val="40"/>
          <w:szCs w:val="34"/>
        </w:rPr>
        <w:t>Для обработки этих действий к кнопке добавляют компонент Event Trigger.</w:t>
      </w:r>
    </w:p>
    <w:p w14:paraId="70BEB85F" w14:textId="77777777" w:rsidR="00F631E4" w:rsidRPr="00262AB4" w:rsidRDefault="00F631E4" w:rsidP="00F631E4">
      <w:pPr>
        <w:pStyle w:val="6"/>
        <w:numPr>
          <w:ilvl w:val="0"/>
          <w:numId w:val="3"/>
        </w:numPr>
        <w:ind w:left="0" w:firstLine="426"/>
        <w:rPr>
          <w:sz w:val="40"/>
          <w:szCs w:val="34"/>
        </w:rPr>
      </w:pPr>
      <w:r w:rsidRPr="00262AB4">
        <w:rPr>
          <w:sz w:val="40"/>
          <w:szCs w:val="34"/>
        </w:rPr>
        <w:t>В Event Trigger добавляют события:</w:t>
      </w:r>
    </w:p>
    <w:p w14:paraId="5FB412FD" w14:textId="3AA90A2F" w:rsidR="00F631E4" w:rsidRPr="00262AB4" w:rsidRDefault="00F631E4" w:rsidP="00F631E4">
      <w:pPr>
        <w:pStyle w:val="6"/>
        <w:ind w:firstLine="426"/>
        <w:rPr>
          <w:sz w:val="40"/>
          <w:szCs w:val="34"/>
        </w:rPr>
      </w:pPr>
      <w:r w:rsidRPr="00262AB4">
        <w:rPr>
          <w:sz w:val="40"/>
          <w:szCs w:val="34"/>
        </w:rPr>
        <w:tab/>
        <w:t xml:space="preserve">   PointerEnter — срабатывает при наведении курсора</w:t>
      </w:r>
    </w:p>
    <w:p w14:paraId="0CB96813" w14:textId="5729B998" w:rsidR="00F631E4" w:rsidRPr="00262AB4" w:rsidRDefault="00F631E4" w:rsidP="00F631E4">
      <w:pPr>
        <w:pStyle w:val="6"/>
        <w:ind w:firstLine="426"/>
        <w:rPr>
          <w:sz w:val="40"/>
          <w:szCs w:val="34"/>
        </w:rPr>
      </w:pPr>
      <w:r w:rsidRPr="00262AB4">
        <w:rPr>
          <w:sz w:val="40"/>
          <w:szCs w:val="34"/>
        </w:rPr>
        <w:tab/>
        <w:t xml:space="preserve">   PointerExit — срабатывает при уходе курсора</w:t>
      </w:r>
    </w:p>
    <w:p w14:paraId="389B7F9D" w14:textId="132A4FAB" w:rsidR="00F631E4" w:rsidRPr="00262AB4" w:rsidRDefault="00F631E4" w:rsidP="00F631E4">
      <w:pPr>
        <w:pStyle w:val="6"/>
        <w:numPr>
          <w:ilvl w:val="0"/>
          <w:numId w:val="3"/>
        </w:numPr>
        <w:ind w:left="0" w:firstLine="426"/>
        <w:rPr>
          <w:sz w:val="40"/>
          <w:szCs w:val="34"/>
        </w:rPr>
      </w:pPr>
      <w:r w:rsidRPr="00262AB4">
        <w:rPr>
          <w:sz w:val="40"/>
          <w:szCs w:val="34"/>
        </w:rPr>
        <w:t>В скрипте создаются методы, которые будут вызываться при этих событиях, например вывод подсказки или очистка текста.</w:t>
      </w:r>
    </w:p>
    <w:p w14:paraId="2811DEF0" w14:textId="407B8393" w:rsidR="001D6A0B" w:rsidRPr="00262AB4" w:rsidRDefault="00F631E4" w:rsidP="00F631E4">
      <w:pPr>
        <w:pStyle w:val="6"/>
        <w:numPr>
          <w:ilvl w:val="0"/>
          <w:numId w:val="3"/>
        </w:numPr>
        <w:ind w:left="0" w:firstLine="426"/>
        <w:rPr>
          <w:sz w:val="40"/>
          <w:szCs w:val="34"/>
        </w:rPr>
      </w:pPr>
      <w:r w:rsidRPr="00262AB4">
        <w:rPr>
          <w:sz w:val="40"/>
          <w:szCs w:val="34"/>
        </w:rPr>
        <w:t>В Event Trigger к каждому событию привязывается объект со скриптом и выбирается нужный метод.</w:t>
      </w:r>
    </w:p>
    <w:p w14:paraId="465D84EA" w14:textId="76B2FB9E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8F5610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public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8F5610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class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8F5610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HoverMessage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: MonoBehaviour</w:t>
      </w:r>
      <w:r w:rsidR="00D3378D" w:rsidRPr="008F5610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14:paraId="0CC0ECC9" w14:textId="77777777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   [SerializeField]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//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Позволяет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привязать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текстовое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поле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через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Inspector.</w:t>
      </w:r>
    </w:p>
    <w:p w14:paraId="5DD9A9EA" w14:textId="6110100B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   </w:t>
      </w:r>
      <w:r w:rsidRPr="008F5610">
        <w:rPr>
          <w:rFonts w:ascii="Cascadia Mono" w:hAnsi="Cascadia Mono" w:cs="Cascadia Mono"/>
          <w:color w:val="0000FF"/>
          <w:sz w:val="32"/>
          <w:szCs w:val="32"/>
          <w:highlight w:val="white"/>
        </w:rPr>
        <w:t>private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Text messageText;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// Ссылка на текстовое поле, в которое будет выводиться подсказка.</w:t>
      </w:r>
    </w:p>
    <w:p w14:paraId="0258638F" w14:textId="77777777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// Метод вызывается при наведении курсора мыши на кнопку.</w:t>
      </w:r>
    </w:p>
    <w:p w14:paraId="7A5C3C7F" w14:textId="7421B36F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</w:t>
      </w:r>
      <w:r w:rsidRPr="008F5610">
        <w:rPr>
          <w:rFonts w:ascii="Cascadia Mono" w:hAnsi="Cascadia Mono" w:cs="Cascadia Mono"/>
          <w:color w:val="0000FF"/>
          <w:sz w:val="32"/>
          <w:szCs w:val="32"/>
          <w:highlight w:val="white"/>
        </w:rPr>
        <w:t>public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Pr="008F5610">
        <w:rPr>
          <w:rFonts w:ascii="Cascadia Mono" w:hAnsi="Cascadia Mono" w:cs="Cascadia Mono"/>
          <w:color w:val="0000FF"/>
          <w:sz w:val="32"/>
          <w:szCs w:val="32"/>
          <w:highlight w:val="white"/>
        </w:rPr>
        <w:t>void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ShowHint()</w:t>
      </w:r>
      <w:r w:rsidR="00D3378D"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</w:p>
    <w:p w14:paraId="61C4B577" w14:textId="01ABA1DE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    messageText.text = </w:t>
      </w:r>
      <w:r w:rsidRPr="008F5610">
        <w:rPr>
          <w:rFonts w:ascii="Cascadia Mono" w:hAnsi="Cascadia Mono" w:cs="Cascadia Mono"/>
          <w:color w:val="A31515"/>
          <w:sz w:val="32"/>
          <w:szCs w:val="32"/>
          <w:highlight w:val="white"/>
        </w:rPr>
        <w:t>"Наведен курсор на кнопку"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;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// Выводим подсказку в текстовое поле.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>}</w:t>
      </w:r>
    </w:p>
    <w:p w14:paraId="52728F17" w14:textId="77777777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// Метод вызывается при уходе курсора мыши с кнопки.</w:t>
      </w:r>
    </w:p>
    <w:p w14:paraId="5BB913BD" w14:textId="1608316B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</w:t>
      </w:r>
      <w:r w:rsidRPr="008F5610">
        <w:rPr>
          <w:rFonts w:ascii="Cascadia Mono" w:hAnsi="Cascadia Mono" w:cs="Cascadia Mono"/>
          <w:color w:val="0000FF"/>
          <w:sz w:val="32"/>
          <w:szCs w:val="32"/>
          <w:highlight w:val="white"/>
        </w:rPr>
        <w:t>public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Pr="008F5610">
        <w:rPr>
          <w:rFonts w:ascii="Cascadia Mono" w:hAnsi="Cascadia Mono" w:cs="Cascadia Mono"/>
          <w:color w:val="0000FF"/>
          <w:sz w:val="32"/>
          <w:szCs w:val="32"/>
          <w:highlight w:val="white"/>
        </w:rPr>
        <w:t>void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HideHint()</w:t>
      </w:r>
      <w:r w:rsidR="00D3378D"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</w:p>
    <w:p w14:paraId="1BAE48C4" w14:textId="70CBCE76" w:rsidR="001D6A0B" w:rsidRPr="008F5610" w:rsidRDefault="001D6A0B" w:rsidP="001D6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    messageText.text = </w:t>
      </w:r>
      <w:r w:rsidRPr="008F5610">
        <w:rPr>
          <w:rFonts w:ascii="Cascadia Mono" w:hAnsi="Cascadia Mono" w:cs="Cascadia Mono"/>
          <w:color w:val="A31515"/>
          <w:sz w:val="32"/>
          <w:szCs w:val="32"/>
          <w:highlight w:val="white"/>
        </w:rPr>
        <w:t>""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; </w:t>
      </w:r>
      <w:r w:rsidRPr="008F5610">
        <w:rPr>
          <w:rFonts w:ascii="Cascadia Mono" w:hAnsi="Cascadia Mono" w:cs="Cascadia Mono"/>
          <w:color w:val="008000"/>
          <w:sz w:val="32"/>
          <w:szCs w:val="32"/>
          <w:highlight w:val="white"/>
        </w:rPr>
        <w:t>// Очищаем текстовое поле.</w:t>
      </w:r>
      <w:r w:rsidRPr="008F5610">
        <w:rPr>
          <w:rFonts w:ascii="Cascadia Mono" w:hAnsi="Cascadia Mono" w:cs="Cascadia Mono"/>
          <w:color w:val="000000"/>
          <w:sz w:val="32"/>
          <w:szCs w:val="32"/>
          <w:highlight w:val="white"/>
        </w:rPr>
        <w:t>}}</w:t>
      </w:r>
    </w:p>
    <w:p w14:paraId="63C3117E" w14:textId="1CBD0D7E" w:rsidR="00262AB4" w:rsidRPr="00262AB4" w:rsidRDefault="00262AB4" w:rsidP="00262AB4">
      <w:pPr>
        <w:pStyle w:val="aa"/>
        <w:numPr>
          <w:ilvl w:val="0"/>
          <w:numId w:val="3"/>
        </w:numPr>
        <w:spacing w:line="259" w:lineRule="auto"/>
        <w:ind w:left="76" w:firstLine="350"/>
        <w:rPr>
          <w:rFonts w:ascii="Times New Roman" w:eastAsiaTheme="majorEastAsia" w:hAnsi="Times New Roman" w:cstheme="majorBidi"/>
          <w:sz w:val="40"/>
          <w:szCs w:val="34"/>
        </w:rPr>
      </w:pPr>
      <w:r w:rsidRPr="00262AB4">
        <w:rPr>
          <w:rFonts w:ascii="Times New Roman" w:eastAsiaTheme="majorEastAsia" w:hAnsi="Times New Roman" w:cstheme="majorBidi"/>
          <w:sz w:val="40"/>
          <w:szCs w:val="34"/>
        </w:rPr>
        <w:t>скрипт добавляется на нужный объект через Inspector (Add Component). это может быть сама кнопка, текстовое поле или другой элемент интерфейса.</w:t>
      </w:r>
    </w:p>
    <w:p w14:paraId="009F3895" w14:textId="4D82EDDB" w:rsidR="00E40D23" w:rsidRPr="00262AB4" w:rsidRDefault="00262AB4" w:rsidP="00262AB4">
      <w:pPr>
        <w:pStyle w:val="aa"/>
        <w:numPr>
          <w:ilvl w:val="0"/>
          <w:numId w:val="3"/>
        </w:numPr>
        <w:spacing w:line="259" w:lineRule="auto"/>
        <w:ind w:left="76" w:firstLine="350"/>
        <w:rPr>
          <w:rFonts w:ascii="Times New Roman" w:eastAsiaTheme="majorEastAsia" w:hAnsi="Times New Roman" w:cstheme="majorBidi"/>
          <w:b/>
          <w:sz w:val="36"/>
          <w:szCs w:val="36"/>
        </w:rPr>
      </w:pPr>
      <w:r w:rsidRPr="00262AB4">
        <w:rPr>
          <w:rFonts w:ascii="Times New Roman" w:eastAsiaTheme="majorEastAsia" w:hAnsi="Times New Roman" w:cstheme="majorBidi"/>
          <w:sz w:val="40"/>
          <w:szCs w:val="34"/>
        </w:rPr>
        <w:t>затем в компоненте Event Trigger для события PointerEnter нажимается “+”, указывается объект со скриптом и выбирается метод, который будет выполняться при наведении курсора. аналогично для PointerExit выбирается метод, который будет вызываться при уходе курсора.</w:t>
      </w:r>
      <w:r w:rsidR="00E40D23">
        <w:br w:type="page"/>
      </w:r>
    </w:p>
    <w:p w14:paraId="51BA7E1F" w14:textId="1FF477A8" w:rsidR="00B26359" w:rsidRDefault="00D65904" w:rsidP="003D0A0C">
      <w:pPr>
        <w:pStyle w:val="1"/>
        <w:spacing w:after="0"/>
      </w:pPr>
      <w:r>
        <w:lastRenderedPageBreak/>
        <w:t xml:space="preserve">7. </w:t>
      </w:r>
      <w:r w:rsidR="00B26359">
        <w:t>Программирование выбора оптимального ракурса размещения камеры при щелчке мышью по кнопке</w:t>
      </w:r>
    </w:p>
    <w:p w14:paraId="3A6FA60C" w14:textId="34790ECF" w:rsidR="00262AB4" w:rsidRPr="00684304" w:rsidRDefault="00262AB4" w:rsidP="00262AB4">
      <w:pPr>
        <w:pStyle w:val="6"/>
        <w:numPr>
          <w:ilvl w:val="0"/>
          <w:numId w:val="6"/>
        </w:numPr>
        <w:ind w:left="0" w:firstLine="426"/>
        <w:rPr>
          <w:rStyle w:val="ad"/>
          <w:b w:val="0"/>
          <w:bCs w:val="0"/>
          <w:sz w:val="36"/>
          <w:szCs w:val="36"/>
        </w:rPr>
      </w:pPr>
      <w:r w:rsidRPr="00684304">
        <w:rPr>
          <w:rStyle w:val="ad"/>
          <w:b w:val="0"/>
          <w:bCs w:val="0"/>
          <w:sz w:val="36"/>
          <w:szCs w:val="36"/>
        </w:rPr>
        <w:t>На сцене должна быть камера, положение которой нужно изменить.</w:t>
      </w:r>
    </w:p>
    <w:p w14:paraId="41B8A2F0" w14:textId="03A4FA36" w:rsidR="00262AB4" w:rsidRPr="00684304" w:rsidRDefault="00262AB4" w:rsidP="00262AB4">
      <w:pPr>
        <w:pStyle w:val="6"/>
        <w:numPr>
          <w:ilvl w:val="0"/>
          <w:numId w:val="6"/>
        </w:numPr>
        <w:ind w:left="0" w:firstLine="426"/>
        <w:rPr>
          <w:rStyle w:val="ad"/>
          <w:b w:val="0"/>
          <w:bCs w:val="0"/>
          <w:sz w:val="36"/>
          <w:szCs w:val="36"/>
        </w:rPr>
      </w:pPr>
      <w:r w:rsidRPr="00684304">
        <w:rPr>
          <w:rStyle w:val="ad"/>
          <w:b w:val="0"/>
          <w:bCs w:val="0"/>
          <w:sz w:val="36"/>
          <w:szCs w:val="36"/>
        </w:rPr>
        <w:t>На Canvas создается кнопка, по нажатию на которую камера будет менять ракурс.</w:t>
      </w:r>
    </w:p>
    <w:p w14:paraId="016128BB" w14:textId="5AFE6EED" w:rsidR="00262AB4" w:rsidRPr="00684304" w:rsidRDefault="00262AB4" w:rsidP="00262AB4">
      <w:pPr>
        <w:pStyle w:val="6"/>
        <w:numPr>
          <w:ilvl w:val="0"/>
          <w:numId w:val="6"/>
        </w:numPr>
        <w:ind w:left="0" w:firstLine="426"/>
        <w:rPr>
          <w:rStyle w:val="ad"/>
          <w:b w:val="0"/>
          <w:bCs w:val="0"/>
          <w:sz w:val="36"/>
          <w:szCs w:val="36"/>
        </w:rPr>
      </w:pPr>
      <w:r w:rsidRPr="00684304">
        <w:rPr>
          <w:rStyle w:val="ad"/>
          <w:b w:val="0"/>
          <w:bCs w:val="0"/>
          <w:sz w:val="36"/>
          <w:szCs w:val="36"/>
        </w:rPr>
        <w:t>Создается скрипт, который добавляется на камеру.</w:t>
      </w:r>
    </w:p>
    <w:p w14:paraId="299628B2" w14:textId="2B297325" w:rsidR="00262AB4" w:rsidRPr="00684304" w:rsidRDefault="00262AB4" w:rsidP="00262AB4">
      <w:pPr>
        <w:pStyle w:val="6"/>
        <w:numPr>
          <w:ilvl w:val="0"/>
          <w:numId w:val="6"/>
        </w:numPr>
        <w:ind w:left="0" w:firstLine="426"/>
        <w:rPr>
          <w:rStyle w:val="ad"/>
          <w:b w:val="0"/>
          <w:bCs w:val="0"/>
          <w:sz w:val="36"/>
          <w:szCs w:val="36"/>
        </w:rPr>
      </w:pPr>
      <w:r w:rsidRPr="00684304">
        <w:rPr>
          <w:rStyle w:val="ad"/>
          <w:b w:val="0"/>
          <w:bCs w:val="0"/>
          <w:sz w:val="36"/>
          <w:szCs w:val="36"/>
        </w:rPr>
        <w:t>В скрипте создается метод, который будет вызываться при нажатии на кнопку и задавать новую позицию и поворот камеры.</w:t>
      </w:r>
    </w:p>
    <w:p w14:paraId="2BA467F6" w14:textId="6CC0B71B" w:rsidR="00262AB4" w:rsidRPr="00684304" w:rsidRDefault="00262AB4" w:rsidP="00262AB4">
      <w:pPr>
        <w:pStyle w:val="6"/>
        <w:numPr>
          <w:ilvl w:val="0"/>
          <w:numId w:val="6"/>
        </w:numPr>
        <w:ind w:left="0" w:firstLine="426"/>
        <w:rPr>
          <w:rStyle w:val="ad"/>
          <w:b w:val="0"/>
          <w:bCs w:val="0"/>
          <w:sz w:val="36"/>
          <w:szCs w:val="36"/>
        </w:rPr>
      </w:pPr>
      <w:r w:rsidRPr="00684304">
        <w:rPr>
          <w:rStyle w:val="ad"/>
          <w:b w:val="0"/>
          <w:bCs w:val="0"/>
          <w:sz w:val="36"/>
          <w:szCs w:val="36"/>
        </w:rPr>
        <w:t>Через событие On Click() кнопки этот метод привязывается к камере.</w:t>
      </w:r>
    </w:p>
    <w:p w14:paraId="4612147E" w14:textId="5D351C66" w:rsidR="009A5499" w:rsidRPr="00684304" w:rsidRDefault="00262AB4" w:rsidP="00262AB4">
      <w:pPr>
        <w:pStyle w:val="6"/>
        <w:numPr>
          <w:ilvl w:val="0"/>
          <w:numId w:val="6"/>
        </w:numPr>
        <w:ind w:left="0" w:firstLine="426"/>
        <w:rPr>
          <w:sz w:val="36"/>
          <w:szCs w:val="36"/>
        </w:rPr>
      </w:pPr>
      <w:r w:rsidRPr="00684304">
        <w:rPr>
          <w:rStyle w:val="ad"/>
          <w:b w:val="0"/>
          <w:bCs w:val="0"/>
          <w:sz w:val="36"/>
          <w:szCs w:val="36"/>
        </w:rPr>
        <w:t>Перемещение камеры выполняется плавно с помощью Lerp (для позиции) и Slerp (для поворота)</w:t>
      </w:r>
    </w:p>
    <w:p w14:paraId="7DCACCD6" w14:textId="0839C40D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public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class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2B91AF"/>
          <w:sz w:val="29"/>
          <w:szCs w:val="29"/>
          <w:highlight w:val="white"/>
        </w:rPr>
        <w:t>Camera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: MonoBehaviour</w:t>
      </w:r>
      <w:r w:rsidR="007269A3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{</w:t>
      </w:r>
    </w:p>
    <w:p w14:paraId="68213104" w14:textId="615FC92B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bool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move =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false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Переменная отвечает за запуск движения камеры.</w:t>
      </w:r>
    </w:p>
    <w:p w14:paraId="5C624948" w14:textId="41C18BE6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float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offset = 0f;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Параметр плавного перехода камеры.</w:t>
      </w:r>
    </w:p>
    <w:p w14:paraId="086709A5" w14:textId="1292E560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public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float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speed = 0.02f;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Скорость перемещения камеры.</w:t>
      </w:r>
    </w:p>
    <w:p w14:paraId="73E9AD65" w14:textId="41AD13F9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Vector3 startPos;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Начальная позиция камеры.</w:t>
      </w:r>
    </w:p>
    <w:p w14:paraId="66ADED35" w14:textId="36163CA1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Quaternion startRot;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Начальный поворот камеры.</w:t>
      </w:r>
    </w:p>
    <w:p w14:paraId="3971EB49" w14:textId="7172904F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Vector3 needPos;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Требуемая позиция камеры.</w:t>
      </w:r>
    </w:p>
    <w:p w14:paraId="05F6113A" w14:textId="68B7F489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Quaternion needRot;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Требуемый поворот камеры.</w:t>
      </w:r>
    </w:p>
    <w:p w14:paraId="2C6474CA" w14:textId="67142227" w:rsidR="00262AB4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public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void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Move1()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Метод вызывается при щелчке по кнопке.</w:t>
      </w:r>
    </w:p>
    <w:p w14:paraId="75F6D63D" w14:textId="1D6FAC0C" w:rsidR="00074BD2" w:rsidRPr="003D0A0C" w:rsidRDefault="00262AB4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{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move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= </w:t>
      </w:r>
      <w:r w:rsidR="00074BD2"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true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; </w:t>
      </w:r>
      <w:r w:rsidR="00074BD2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Включаем движение камеры.</w:t>
      </w:r>
    </w:p>
    <w:p w14:paraId="1985DD6B" w14:textId="594CB3CB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  startPos</w:t>
      </w:r>
      <w:r w:rsidR="00262AB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= transform.position;</w:t>
      </w:r>
      <w:r w:rsidR="00262AB4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Запомин текущ позицию</w:t>
      </w:r>
      <w:r w:rsidR="00262AB4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 xml:space="preserve"> камеры</w:t>
      </w:r>
    </w:p>
    <w:p w14:paraId="3F8C2411" w14:textId="7CA17684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  startRot</w:t>
      </w:r>
      <w:r w:rsidR="00262AB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= transform.rotation;</w:t>
      </w:r>
      <w:r w:rsidR="00262AB4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За</w:t>
      </w:r>
      <w:r w:rsidR="00262AB4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помин текущ поворот камеры</w:t>
      </w:r>
    </w:p>
    <w:p w14:paraId="7E5083FA" w14:textId="5A7394E3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  needPos =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new</w:t>
      </w:r>
      <w:r w:rsidR="00262AB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Vector3(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  <w:t>x</w:t>
      </w:r>
      <w:r w:rsidR="00262AB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, 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  <w:t>y</w:t>
      </w:r>
      <w:r w:rsidR="00262AB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, 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  <w:t>z</w:t>
      </w:r>
      <w:r w:rsidR="00262AB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);</w:t>
      </w:r>
      <w:r w:rsidR="00262AB4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Задаем новую позицию камеры.</w:t>
      </w:r>
    </w:p>
    <w:p w14:paraId="25074898" w14:textId="6838703E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  needRot = 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</w:rPr>
        <w:t>Quaternion.Euler(x, y, z)</w:t>
      </w:r>
      <w:r w:rsidR="00262AB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;</w:t>
      </w:r>
      <w:r w:rsidR="00262AB4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Задаем</w:t>
      </w:r>
      <w:r w:rsidR="00684304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 xml:space="preserve"> новый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 xml:space="preserve"> поворота камеры.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}</w:t>
      </w:r>
    </w:p>
    <w:p w14:paraId="19C2FFA7" w14:textId="00482FA7" w:rsidR="00262AB4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private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void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Update()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Метод выполняется каждый кадр.</w:t>
      </w:r>
      <w:r w:rsidR="005017BD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</w:p>
    <w:p w14:paraId="01ACB831" w14:textId="5707E793" w:rsidR="00262AB4" w:rsidRPr="003D0A0C" w:rsidRDefault="00262AB4" w:rsidP="006843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{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="00074BD2"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if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(move) </w:t>
      </w:r>
      <w:r w:rsidR="00074BD2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Проверяем, нужно ли перемещать камеру.</w:t>
      </w:r>
      <w:r w:rsidR="005017BD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</w:p>
    <w:p w14:paraId="18BD4731" w14:textId="27DE0ED3" w:rsidR="00074BD2" w:rsidRPr="003D0A0C" w:rsidRDefault="00262AB4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  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{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offset += speed; </w:t>
      </w:r>
      <w:r w:rsidR="00074BD2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Увеличиваем параметр плавного перехода.</w:t>
      </w:r>
    </w:p>
    <w:p w14:paraId="3060D0CF" w14:textId="0CEB8282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   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  <w:t>transform.position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  <w:t xml:space="preserve">= Vector3.Lerp(startPos, needPos, offset);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  <w:lang w:val="en-US"/>
        </w:rPr>
        <w:t xml:space="preserve">//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Плавно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перемещаем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камеру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  <w:lang w:val="en-US"/>
        </w:rPr>
        <w:t>.</w:t>
      </w:r>
    </w:p>
    <w:p w14:paraId="221B32D3" w14:textId="41FA5E23" w:rsidR="00074BD2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  <w:t xml:space="preserve">     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  <w:t xml:space="preserve">transform.rotation = Quaternion.Slerp(startRot, needRot, offset);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  <w:lang w:val="en-US"/>
        </w:rPr>
        <w:t xml:space="preserve">//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Плавно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поворачиваем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камеру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  <w:lang w:val="en-US"/>
        </w:rPr>
        <w:t>.</w:t>
      </w:r>
    </w:p>
    <w:p w14:paraId="369FE231" w14:textId="77777777" w:rsidR="00684304" w:rsidRPr="003D0A0C" w:rsidRDefault="00074BD2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  <w:lang w:val="en-US"/>
        </w:rPr>
        <w:t xml:space="preserve">    </w:t>
      </w:r>
      <w:r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if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(offset &gt;= 1f)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Проверяем, завершен ли переход.</w:t>
      </w:r>
    </w:p>
    <w:p w14:paraId="2243C99F" w14:textId="0FA31F16" w:rsidR="00074BD2" w:rsidRPr="003D0A0C" w:rsidRDefault="00684304" w:rsidP="00074B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 xml:space="preserve">    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{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move = </w:t>
      </w:r>
      <w:r w:rsidR="00074BD2" w:rsidRPr="003D0A0C">
        <w:rPr>
          <w:rFonts w:ascii="Cascadia Mono" w:hAnsi="Cascadia Mono" w:cs="Cascadia Mono"/>
          <w:color w:val="0000FF"/>
          <w:sz w:val="29"/>
          <w:szCs w:val="29"/>
          <w:highlight w:val="white"/>
        </w:rPr>
        <w:t>false</w:t>
      </w:r>
      <w:r w:rsidR="00074BD2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; </w:t>
      </w:r>
      <w:r w:rsidR="00074BD2"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Останавливаем движение камеры.</w:t>
      </w:r>
    </w:p>
    <w:p w14:paraId="7CC69D85" w14:textId="18FBF8C6" w:rsidR="00684304" w:rsidRPr="003D0A0C" w:rsidRDefault="00074BD2" w:rsidP="00FB78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9"/>
          <w:szCs w:val="29"/>
          <w:highlight w:val="white"/>
        </w:rPr>
      </w:pP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    </w:t>
      </w:r>
      <w:r w:rsidR="00684304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offset = 0f; </w:t>
      </w:r>
      <w:r w:rsidRPr="003D0A0C">
        <w:rPr>
          <w:rFonts w:ascii="Cascadia Mono" w:hAnsi="Cascadia Mono" w:cs="Cascadia Mono"/>
          <w:color w:val="008000"/>
          <w:sz w:val="29"/>
          <w:szCs w:val="29"/>
          <w:highlight w:val="white"/>
        </w:rPr>
        <w:t>// Сбрасываем параметр перехода.</w:t>
      </w:r>
      <w:r w:rsidR="005017BD"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 xml:space="preserve"> </w:t>
      </w:r>
      <w:r w:rsidRPr="003D0A0C">
        <w:rPr>
          <w:rFonts w:ascii="Cascadia Mono" w:hAnsi="Cascadia Mono" w:cs="Cascadia Mono"/>
          <w:color w:val="000000"/>
          <w:sz w:val="29"/>
          <w:szCs w:val="29"/>
          <w:highlight w:val="white"/>
        </w:rPr>
        <w:t>}}}}</w:t>
      </w:r>
    </w:p>
    <w:p w14:paraId="15838472" w14:textId="77777777" w:rsidR="00684304" w:rsidRPr="003D0A0C" w:rsidRDefault="00684304">
      <w:pPr>
        <w:spacing w:line="259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3D0A0C">
        <w:rPr>
          <w:rFonts w:ascii="Cascadia Mono" w:hAnsi="Cascadia Mono" w:cs="Cascadia Mono"/>
          <w:color w:val="000000"/>
          <w:sz w:val="28"/>
          <w:szCs w:val="28"/>
          <w:highlight w:val="white"/>
        </w:rPr>
        <w:br w:type="page"/>
      </w:r>
    </w:p>
    <w:p w14:paraId="7A8543E6" w14:textId="774A69B8" w:rsidR="00B26359" w:rsidRDefault="00000D3A" w:rsidP="001A6131">
      <w:pPr>
        <w:pStyle w:val="1"/>
      </w:pPr>
      <w:r>
        <w:lastRenderedPageBreak/>
        <w:t xml:space="preserve">8. </w:t>
      </w:r>
      <w:r w:rsidR="00B26359">
        <w:t>Программирование подсветки элемента установки при наведении курсора мыши на кнопку</w:t>
      </w:r>
    </w:p>
    <w:p w14:paraId="3B6AA1D3" w14:textId="77777777" w:rsidR="00684304" w:rsidRPr="003D0A0C" w:rsidRDefault="00684304" w:rsidP="00684304">
      <w:pPr>
        <w:pStyle w:val="6"/>
        <w:numPr>
          <w:ilvl w:val="0"/>
          <w:numId w:val="7"/>
        </w:numPr>
        <w:ind w:left="0" w:firstLine="426"/>
        <w:rPr>
          <w:sz w:val="44"/>
          <w:szCs w:val="38"/>
        </w:rPr>
      </w:pPr>
      <w:r w:rsidRPr="003D0A0C">
        <w:rPr>
          <w:sz w:val="44"/>
          <w:szCs w:val="38"/>
        </w:rPr>
        <w:t>На Canvas создается кнопка, которая будет связана с элементом установки.</w:t>
      </w:r>
    </w:p>
    <w:p w14:paraId="04CEF38C" w14:textId="77777777" w:rsidR="00684304" w:rsidRPr="003D0A0C" w:rsidRDefault="00684304" w:rsidP="00684304">
      <w:pPr>
        <w:pStyle w:val="6"/>
        <w:numPr>
          <w:ilvl w:val="0"/>
          <w:numId w:val="7"/>
        </w:numPr>
        <w:ind w:left="0" w:firstLine="426"/>
        <w:rPr>
          <w:sz w:val="44"/>
          <w:szCs w:val="38"/>
        </w:rPr>
      </w:pPr>
      <w:r w:rsidRPr="003D0A0C">
        <w:rPr>
          <w:sz w:val="44"/>
          <w:szCs w:val="38"/>
        </w:rPr>
        <w:t>Для изменения цвета объекта создается скрипт и добавляется на 3D-объект.</w:t>
      </w:r>
    </w:p>
    <w:p w14:paraId="1261F7D0" w14:textId="77777777" w:rsidR="00684304" w:rsidRPr="003D0A0C" w:rsidRDefault="00684304" w:rsidP="00684304">
      <w:pPr>
        <w:pStyle w:val="6"/>
        <w:numPr>
          <w:ilvl w:val="0"/>
          <w:numId w:val="7"/>
        </w:numPr>
        <w:ind w:left="0" w:firstLine="426"/>
        <w:rPr>
          <w:sz w:val="44"/>
          <w:szCs w:val="38"/>
        </w:rPr>
      </w:pPr>
      <w:r w:rsidRPr="003D0A0C">
        <w:rPr>
          <w:sz w:val="44"/>
          <w:szCs w:val="38"/>
        </w:rPr>
        <w:t>К кнопке добавляется компонент Event Trigger.</w:t>
      </w:r>
    </w:p>
    <w:p w14:paraId="536C91A5" w14:textId="77777777" w:rsidR="00684304" w:rsidRPr="003D0A0C" w:rsidRDefault="00684304" w:rsidP="00684304">
      <w:pPr>
        <w:pStyle w:val="6"/>
        <w:numPr>
          <w:ilvl w:val="0"/>
          <w:numId w:val="7"/>
        </w:numPr>
        <w:ind w:left="0" w:firstLine="426"/>
        <w:rPr>
          <w:sz w:val="44"/>
          <w:szCs w:val="38"/>
        </w:rPr>
      </w:pPr>
      <w:r w:rsidRPr="003D0A0C">
        <w:rPr>
          <w:sz w:val="44"/>
          <w:szCs w:val="38"/>
        </w:rPr>
        <w:t>В Event Trigger добавляются события:</w:t>
      </w:r>
    </w:p>
    <w:p w14:paraId="071C51CB" w14:textId="1CC1491C" w:rsidR="00684304" w:rsidRPr="003D0A0C" w:rsidRDefault="00684304" w:rsidP="00684304">
      <w:pPr>
        <w:pStyle w:val="6"/>
        <w:ind w:firstLine="0"/>
        <w:rPr>
          <w:sz w:val="44"/>
          <w:szCs w:val="38"/>
        </w:rPr>
      </w:pPr>
      <w:r w:rsidRPr="003D0A0C">
        <w:rPr>
          <w:sz w:val="44"/>
          <w:szCs w:val="38"/>
        </w:rPr>
        <w:tab/>
        <w:t xml:space="preserve">  </w:t>
      </w:r>
      <w:r w:rsidRPr="003D0A0C">
        <w:rPr>
          <w:sz w:val="44"/>
          <w:szCs w:val="38"/>
        </w:rPr>
        <w:t>PointerEnter — при наведении курсора</w:t>
      </w:r>
    </w:p>
    <w:p w14:paraId="647A8CF8" w14:textId="153B5F54" w:rsidR="00684304" w:rsidRPr="003D0A0C" w:rsidRDefault="00684304" w:rsidP="00684304">
      <w:pPr>
        <w:pStyle w:val="6"/>
        <w:ind w:firstLine="0"/>
        <w:rPr>
          <w:sz w:val="44"/>
          <w:szCs w:val="38"/>
        </w:rPr>
      </w:pPr>
      <w:r w:rsidRPr="003D0A0C">
        <w:rPr>
          <w:sz w:val="44"/>
          <w:szCs w:val="38"/>
        </w:rPr>
        <w:tab/>
        <w:t xml:space="preserve">  </w:t>
      </w:r>
      <w:r w:rsidRPr="003D0A0C">
        <w:rPr>
          <w:sz w:val="44"/>
          <w:szCs w:val="38"/>
        </w:rPr>
        <w:t>PointerExit — при уходе курсора</w:t>
      </w:r>
    </w:p>
    <w:p w14:paraId="4C7EF716" w14:textId="77777777" w:rsidR="00684304" w:rsidRPr="003D0A0C" w:rsidRDefault="00684304" w:rsidP="00684304">
      <w:pPr>
        <w:pStyle w:val="6"/>
        <w:numPr>
          <w:ilvl w:val="0"/>
          <w:numId w:val="7"/>
        </w:numPr>
        <w:ind w:left="0" w:firstLine="426"/>
        <w:rPr>
          <w:sz w:val="44"/>
          <w:szCs w:val="38"/>
        </w:rPr>
      </w:pPr>
      <w:r w:rsidRPr="003D0A0C">
        <w:rPr>
          <w:sz w:val="44"/>
          <w:szCs w:val="38"/>
        </w:rPr>
        <w:t>Для PointerEnter назначается метод, который меняет цвет объекта (включает подсветку).</w:t>
      </w:r>
    </w:p>
    <w:p w14:paraId="5E708999" w14:textId="34B421ED" w:rsidR="00281997" w:rsidRPr="003D0A0C" w:rsidRDefault="00684304" w:rsidP="00684304">
      <w:pPr>
        <w:pStyle w:val="6"/>
        <w:numPr>
          <w:ilvl w:val="0"/>
          <w:numId w:val="7"/>
        </w:numPr>
        <w:ind w:left="0" w:firstLine="426"/>
        <w:rPr>
          <w:sz w:val="44"/>
          <w:szCs w:val="38"/>
        </w:rPr>
      </w:pPr>
      <w:r w:rsidRPr="003D0A0C">
        <w:rPr>
          <w:sz w:val="44"/>
          <w:szCs w:val="38"/>
        </w:rPr>
        <w:t>Для PointerExit назначается метод, ко</w:t>
      </w:r>
      <w:r w:rsidRPr="003D0A0C">
        <w:rPr>
          <w:sz w:val="44"/>
          <w:szCs w:val="38"/>
        </w:rPr>
        <w:t>торый возвращает исходный цвет.</w:t>
      </w:r>
    </w:p>
    <w:p w14:paraId="6BB3762D" w14:textId="77777777" w:rsidR="00AF46CD" w:rsidRDefault="006C7C18" w:rsidP="006C7C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8"/>
          <w:szCs w:val="38"/>
          <w:highlight w:val="white"/>
        </w:rPr>
      </w:pPr>
      <w:r w:rsidRPr="00111B2B">
        <w:rPr>
          <w:rFonts w:ascii="Cascadia Mono" w:hAnsi="Cascadia Mono" w:cs="Cascadia Mono"/>
          <w:color w:val="0000FF"/>
          <w:sz w:val="38"/>
          <w:szCs w:val="38"/>
          <w:highlight w:val="white"/>
        </w:rPr>
        <w:t>public</w:t>
      </w:r>
      <w:r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</w:t>
      </w:r>
      <w:r w:rsidRPr="00111B2B">
        <w:rPr>
          <w:rFonts w:ascii="Cascadia Mono" w:hAnsi="Cascadia Mono" w:cs="Cascadia Mono"/>
          <w:color w:val="0000FF"/>
          <w:sz w:val="38"/>
          <w:szCs w:val="38"/>
          <w:highlight w:val="white"/>
        </w:rPr>
        <w:t>class</w:t>
      </w:r>
      <w:r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</w:t>
      </w:r>
      <w:r w:rsidRPr="00111B2B">
        <w:rPr>
          <w:rFonts w:ascii="Cascadia Mono" w:hAnsi="Cascadia Mono" w:cs="Cascadia Mono"/>
          <w:color w:val="2B91AF"/>
          <w:sz w:val="38"/>
          <w:szCs w:val="38"/>
          <w:highlight w:val="white"/>
        </w:rPr>
        <w:t>ChangeColor</w:t>
      </w:r>
      <w:r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: MonoBehaviour</w:t>
      </w:r>
      <w:r w:rsidR="00D66822"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</w:t>
      </w:r>
    </w:p>
    <w:p w14:paraId="56B77F60" w14:textId="77777777" w:rsidR="00AF46CD" w:rsidRDefault="006C7C18" w:rsidP="006C7C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8"/>
          <w:szCs w:val="38"/>
          <w:highlight w:val="white"/>
        </w:rPr>
      </w:pPr>
      <w:r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{ </w:t>
      </w:r>
    </w:p>
    <w:p w14:paraId="08DA69FF" w14:textId="452E4639" w:rsidR="00AF46CD" w:rsidRDefault="00AF46CD" w:rsidP="006C7C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8"/>
          <w:szCs w:val="38"/>
          <w:highlight w:val="white"/>
        </w:rPr>
      </w:pPr>
      <w:r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 </w:t>
      </w:r>
      <w:r w:rsidR="006C7C18" w:rsidRPr="00111B2B">
        <w:rPr>
          <w:rFonts w:ascii="Cascadia Mono" w:hAnsi="Cascadia Mono" w:cs="Cascadia Mono"/>
          <w:color w:val="0000FF"/>
          <w:sz w:val="38"/>
          <w:szCs w:val="38"/>
          <w:highlight w:val="white"/>
        </w:rPr>
        <w:t>public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</w:t>
      </w:r>
      <w:r w:rsidR="006C7C18" w:rsidRPr="00111B2B">
        <w:rPr>
          <w:rFonts w:ascii="Cascadia Mono" w:hAnsi="Cascadia Mono" w:cs="Cascadia Mono"/>
          <w:color w:val="0000FF"/>
          <w:sz w:val="38"/>
          <w:szCs w:val="38"/>
          <w:highlight w:val="white"/>
        </w:rPr>
        <w:t>void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</w:t>
      </w:r>
      <w:r w:rsidRPr="00AF46CD">
        <w:rPr>
          <w:rFonts w:ascii="Cascadia Mono" w:hAnsi="Cascadia Mono" w:cs="Cascadia Mono"/>
          <w:color w:val="000000"/>
          <w:sz w:val="38"/>
          <w:szCs w:val="38"/>
        </w:rPr>
        <w:t>Highlight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()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// Метод вызывается при наведении курсора мыши на кнопку.</w:t>
      </w:r>
    </w:p>
    <w:p w14:paraId="16273DEF" w14:textId="7FBE4C45" w:rsidR="006C7C18" w:rsidRPr="00AF46CD" w:rsidRDefault="00AF46CD" w:rsidP="006C7C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8"/>
          <w:szCs w:val="38"/>
          <w:highlight w:val="white"/>
        </w:rPr>
      </w:pPr>
      <w:r>
        <w:rPr>
          <w:rFonts w:ascii="Cascadia Mono" w:hAnsi="Cascadia Mono" w:cs="Cascadia Mono"/>
          <w:color w:val="008000"/>
          <w:sz w:val="38"/>
          <w:szCs w:val="38"/>
          <w:highlight w:val="white"/>
        </w:rPr>
        <w:t xml:space="preserve">  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>{</w:t>
      </w:r>
      <w:r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  <w:lang w:val="en-US"/>
        </w:rPr>
        <w:t xml:space="preserve">GetComponent&lt;Renderer&gt;().material.color = </w:t>
      </w:r>
      <w:r w:rsidRPr="00AF46CD">
        <w:rPr>
          <w:rFonts w:ascii="Cascadia Mono" w:hAnsi="Cascadia Mono" w:cs="Cascadia Mono"/>
          <w:color w:val="000000" w:themeColor="text1"/>
          <w:sz w:val="38"/>
          <w:szCs w:val="38"/>
          <w:lang w:val="en-US"/>
        </w:rPr>
        <w:t>Color.red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//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Меняем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цвет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объекта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на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красный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>.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  <w:lang w:val="en-US"/>
        </w:rPr>
        <w:t>}</w:t>
      </w:r>
    </w:p>
    <w:p w14:paraId="014A9637" w14:textId="12D009AC" w:rsidR="00AF46CD" w:rsidRDefault="006C7C18" w:rsidP="006C7C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8"/>
          <w:szCs w:val="38"/>
          <w:highlight w:val="white"/>
        </w:rPr>
      </w:pPr>
      <w:r w:rsidRPr="00111B2B">
        <w:rPr>
          <w:rFonts w:ascii="Cascadia Mono" w:hAnsi="Cascadia Mono" w:cs="Cascadia Mono"/>
          <w:color w:val="000000"/>
          <w:sz w:val="38"/>
          <w:szCs w:val="38"/>
          <w:highlight w:val="white"/>
          <w:lang w:val="en-US"/>
        </w:rPr>
        <w:t xml:space="preserve">    </w:t>
      </w:r>
      <w:r w:rsidRPr="00111B2B">
        <w:rPr>
          <w:rFonts w:ascii="Cascadia Mono" w:hAnsi="Cascadia Mono" w:cs="Cascadia Mono"/>
          <w:color w:val="0000FF"/>
          <w:sz w:val="38"/>
          <w:szCs w:val="38"/>
          <w:highlight w:val="white"/>
        </w:rPr>
        <w:t>public</w:t>
      </w:r>
      <w:r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</w:t>
      </w:r>
      <w:r w:rsidRPr="00111B2B">
        <w:rPr>
          <w:rFonts w:ascii="Cascadia Mono" w:hAnsi="Cascadia Mono" w:cs="Cascadia Mono"/>
          <w:color w:val="0000FF"/>
          <w:sz w:val="38"/>
          <w:szCs w:val="38"/>
          <w:highlight w:val="white"/>
        </w:rPr>
        <w:t>void</w:t>
      </w:r>
      <w:r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 </w:t>
      </w:r>
      <w:r w:rsidR="00AF46CD" w:rsidRPr="00AF46CD">
        <w:rPr>
          <w:rFonts w:ascii="Cascadia Mono" w:hAnsi="Cascadia Mono" w:cs="Cascadia Mono"/>
          <w:color w:val="000000"/>
          <w:sz w:val="38"/>
          <w:szCs w:val="38"/>
        </w:rPr>
        <w:t>ResetColor</w:t>
      </w:r>
      <w:r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() </w:t>
      </w:r>
      <w:r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// Метод вызывается при уходе курсора мыши с кнопки.</w:t>
      </w:r>
    </w:p>
    <w:p w14:paraId="61CF578F" w14:textId="67BD50F3" w:rsidR="006C7C18" w:rsidRPr="00111B2B" w:rsidRDefault="00AF46CD" w:rsidP="002C36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8"/>
          <w:szCs w:val="38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38"/>
          <w:szCs w:val="38"/>
          <w:highlight w:val="white"/>
        </w:rPr>
        <w:t xml:space="preserve">    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</w:rPr>
        <w:t xml:space="preserve">{ 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  <w:lang w:val="en-US"/>
        </w:rPr>
        <w:t xml:space="preserve">GetComponent&lt;Renderer&gt;().material.color = </w:t>
      </w:r>
      <w:r w:rsidRPr="00AF46CD">
        <w:rPr>
          <w:rFonts w:ascii="Cascadia Mono" w:hAnsi="Cascadia Mono" w:cs="Cascadia Mono"/>
          <w:color w:val="000000" w:themeColor="text1"/>
          <w:sz w:val="38"/>
          <w:szCs w:val="38"/>
          <w:lang w:val="en-US"/>
        </w:rPr>
        <w:t>Color.white</w:t>
      </w:r>
      <w:r>
        <w:rPr>
          <w:rFonts w:ascii="Cascadia Mono" w:hAnsi="Cascadia Mono" w:cs="Cascadia Mono"/>
          <w:color w:val="000000"/>
          <w:sz w:val="38"/>
          <w:szCs w:val="38"/>
          <w:highlight w:val="white"/>
          <w:lang w:val="en-US"/>
        </w:rPr>
        <w:t>;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//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Возвращаем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объекту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исходный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белый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 xml:space="preserve"> 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</w:rPr>
        <w:t>цвет</w:t>
      </w:r>
      <w:r w:rsidR="006C7C18" w:rsidRPr="00111B2B">
        <w:rPr>
          <w:rFonts w:ascii="Cascadia Mono" w:hAnsi="Cascadia Mono" w:cs="Cascadia Mono"/>
          <w:color w:val="008000"/>
          <w:sz w:val="38"/>
          <w:szCs w:val="38"/>
          <w:highlight w:val="white"/>
          <w:lang w:val="en-US"/>
        </w:rPr>
        <w:t>.</w:t>
      </w:r>
      <w:r w:rsidR="006C7C18" w:rsidRPr="00111B2B">
        <w:rPr>
          <w:rFonts w:ascii="Cascadia Mono" w:hAnsi="Cascadia Mono" w:cs="Cascadia Mono"/>
          <w:color w:val="000000"/>
          <w:sz w:val="38"/>
          <w:szCs w:val="38"/>
          <w:highlight w:val="white"/>
          <w:lang w:val="en-US"/>
        </w:rPr>
        <w:t>}}</w:t>
      </w:r>
    </w:p>
    <w:p w14:paraId="242A267B" w14:textId="77777777" w:rsidR="00281997" w:rsidRPr="002C3685" w:rsidRDefault="00281997" w:rsidP="00281997">
      <w:pPr>
        <w:pStyle w:val="6"/>
        <w:rPr>
          <w:lang w:val="en-US"/>
        </w:rPr>
      </w:pPr>
    </w:p>
    <w:p w14:paraId="067977D8" w14:textId="77777777" w:rsidR="00D30197" w:rsidRPr="002C3685" w:rsidRDefault="00D30197">
      <w:pPr>
        <w:spacing w:line="259" w:lineRule="auto"/>
        <w:rPr>
          <w:rFonts w:ascii="Times New Roman" w:eastAsiaTheme="majorEastAsia" w:hAnsi="Times New Roman" w:cstheme="majorBidi"/>
          <w:b/>
          <w:sz w:val="28"/>
          <w:szCs w:val="32"/>
          <w:lang w:val="en-US"/>
        </w:rPr>
      </w:pPr>
      <w:r w:rsidRPr="002C3685">
        <w:rPr>
          <w:lang w:val="en-US"/>
        </w:rPr>
        <w:br w:type="page"/>
      </w:r>
    </w:p>
    <w:p w14:paraId="658ACA2F" w14:textId="163AE503" w:rsidR="00B26359" w:rsidRDefault="00000D3A" w:rsidP="001A6131">
      <w:pPr>
        <w:pStyle w:val="1"/>
      </w:pPr>
      <w:r>
        <w:lastRenderedPageBreak/>
        <w:t xml:space="preserve">9. </w:t>
      </w:r>
      <w:r w:rsidR="00B26359">
        <w:t>Программирование появления на экране текстового окна при щелчке по кнопке</w:t>
      </w:r>
    </w:p>
    <w:p w14:paraId="36A2BE87" w14:textId="18C93CEB" w:rsidR="00AF46CD" w:rsidRPr="003D0A0C" w:rsidRDefault="00AF46CD" w:rsidP="00AF46CD">
      <w:pPr>
        <w:pStyle w:val="aa"/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hanging="1352"/>
        <w:rPr>
          <w:rFonts w:ascii="Times New Roman" w:eastAsiaTheme="majorEastAsia" w:hAnsi="Times New Roman" w:cstheme="majorBidi"/>
          <w:sz w:val="44"/>
          <w:szCs w:val="34"/>
        </w:rPr>
      </w:pPr>
      <w:r w:rsidRPr="003D0A0C">
        <w:rPr>
          <w:rFonts w:ascii="Times New Roman" w:eastAsiaTheme="majorEastAsia" w:hAnsi="Times New Roman" w:cstheme="majorBidi"/>
          <w:sz w:val="44"/>
          <w:szCs w:val="34"/>
        </w:rPr>
        <w:t>На сцене созд</w:t>
      </w:r>
      <w:r w:rsidRPr="003D0A0C">
        <w:rPr>
          <w:rFonts w:ascii="Times New Roman" w:eastAsiaTheme="majorEastAsia" w:hAnsi="Times New Roman" w:cstheme="majorBidi"/>
          <w:sz w:val="44"/>
          <w:szCs w:val="34"/>
        </w:rPr>
        <w:t>ается Canvas, если его еще нет.</w:t>
      </w:r>
    </w:p>
    <w:p w14:paraId="2B3E3889" w14:textId="11902D58" w:rsidR="00AF46CD" w:rsidRPr="003D0A0C" w:rsidRDefault="00AF46CD" w:rsidP="00AF46CD">
      <w:pPr>
        <w:pStyle w:val="aa"/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34"/>
        </w:rPr>
      </w:pPr>
      <w:r w:rsidRPr="003D0A0C">
        <w:rPr>
          <w:rFonts w:ascii="Times New Roman" w:eastAsiaTheme="majorEastAsia" w:hAnsi="Times New Roman" w:cstheme="majorBidi"/>
          <w:sz w:val="44"/>
          <w:szCs w:val="34"/>
        </w:rPr>
        <w:t xml:space="preserve">На Canvas создается текстовое </w:t>
      </w:r>
      <w:r w:rsidRPr="003D0A0C">
        <w:rPr>
          <w:rFonts w:ascii="Times New Roman" w:eastAsiaTheme="majorEastAsia" w:hAnsi="Times New Roman" w:cstheme="majorBidi"/>
          <w:sz w:val="44"/>
          <w:szCs w:val="34"/>
        </w:rPr>
        <w:t>окно, например Panel с текстом.</w:t>
      </w:r>
    </w:p>
    <w:p w14:paraId="15412E55" w14:textId="076B33BC" w:rsidR="00AF46CD" w:rsidRPr="003D0A0C" w:rsidRDefault="00AF46CD" w:rsidP="00AF46CD">
      <w:pPr>
        <w:pStyle w:val="aa"/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34"/>
        </w:rPr>
      </w:pPr>
      <w:r w:rsidRPr="003D0A0C">
        <w:rPr>
          <w:rFonts w:ascii="Times New Roman" w:eastAsiaTheme="majorEastAsia" w:hAnsi="Times New Roman" w:cstheme="majorBidi"/>
          <w:sz w:val="44"/>
          <w:szCs w:val="34"/>
        </w:rPr>
        <w:t>Создается кнопка, ко</w:t>
      </w:r>
      <w:r w:rsidRPr="003D0A0C">
        <w:rPr>
          <w:rFonts w:ascii="Times New Roman" w:eastAsiaTheme="majorEastAsia" w:hAnsi="Times New Roman" w:cstheme="majorBidi"/>
          <w:sz w:val="44"/>
          <w:szCs w:val="34"/>
        </w:rPr>
        <w:t>торая будет открывать это окно.</w:t>
      </w:r>
    </w:p>
    <w:p w14:paraId="59E4D0B2" w14:textId="108AB62E" w:rsidR="00AF46CD" w:rsidRPr="003D0A0C" w:rsidRDefault="00AF46CD" w:rsidP="00AF46CD">
      <w:pPr>
        <w:pStyle w:val="aa"/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34"/>
        </w:rPr>
      </w:pPr>
      <w:r w:rsidRPr="003D0A0C">
        <w:rPr>
          <w:rFonts w:ascii="Times New Roman" w:eastAsiaTheme="majorEastAsia" w:hAnsi="Times New Roman" w:cstheme="majorBidi"/>
          <w:sz w:val="44"/>
          <w:szCs w:val="34"/>
        </w:rPr>
        <w:t>Создается скрипт, который добавляется на объе</w:t>
      </w:r>
      <w:r w:rsidRPr="003D0A0C">
        <w:rPr>
          <w:rFonts w:ascii="Times New Roman" w:eastAsiaTheme="majorEastAsia" w:hAnsi="Times New Roman" w:cstheme="majorBidi"/>
          <w:sz w:val="44"/>
          <w:szCs w:val="34"/>
        </w:rPr>
        <w:t>кт окна.</w:t>
      </w:r>
    </w:p>
    <w:p w14:paraId="0BFB48F2" w14:textId="47459579" w:rsidR="00AF46CD" w:rsidRPr="003D0A0C" w:rsidRDefault="00AF46CD" w:rsidP="00AF46CD">
      <w:pPr>
        <w:pStyle w:val="aa"/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34"/>
        </w:rPr>
      </w:pPr>
      <w:r w:rsidRPr="003D0A0C">
        <w:rPr>
          <w:rFonts w:ascii="Times New Roman" w:eastAsiaTheme="majorEastAsia" w:hAnsi="Times New Roman" w:cstheme="majorBidi"/>
          <w:sz w:val="44"/>
          <w:szCs w:val="34"/>
        </w:rPr>
        <w:t>В скрипте окно изначально скрывается, а затем создаются метод</w:t>
      </w:r>
      <w:r w:rsidRPr="003D0A0C">
        <w:rPr>
          <w:rFonts w:ascii="Times New Roman" w:eastAsiaTheme="majorEastAsia" w:hAnsi="Times New Roman" w:cstheme="majorBidi"/>
          <w:sz w:val="44"/>
          <w:szCs w:val="34"/>
        </w:rPr>
        <w:t>ы для открытия и закрытия окна.</w:t>
      </w:r>
    </w:p>
    <w:p w14:paraId="647DAA6A" w14:textId="77777777" w:rsidR="00AF46CD" w:rsidRPr="003D0A0C" w:rsidRDefault="00AF46CD" w:rsidP="00AF46CD">
      <w:pPr>
        <w:pStyle w:val="aa"/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34"/>
        </w:rPr>
      </w:pPr>
      <w:r w:rsidRPr="003D0A0C">
        <w:rPr>
          <w:rFonts w:ascii="Times New Roman" w:eastAsiaTheme="majorEastAsia" w:hAnsi="Times New Roman" w:cstheme="majorBidi"/>
          <w:sz w:val="44"/>
          <w:szCs w:val="34"/>
        </w:rPr>
        <w:t>Через On Click() кнопки вызывается метод открытия, а при необходимости создается кнопка для закрытия окна</w:t>
      </w:r>
    </w:p>
    <w:p w14:paraId="41521321" w14:textId="0385CE50" w:rsidR="00312DF8" w:rsidRPr="00111B2B" w:rsidRDefault="00312DF8" w:rsidP="00AF4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public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</w:t>
      </w: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class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</w:t>
      </w:r>
      <w:r w:rsidR="00AF46CD" w:rsidRPr="00AF46CD">
        <w:rPr>
          <w:rFonts w:ascii="Cascadia Mono" w:hAnsi="Cascadia Mono" w:cs="Cascadia Mono"/>
          <w:color w:val="2B91AF"/>
          <w:sz w:val="42"/>
          <w:szCs w:val="42"/>
        </w:rPr>
        <w:t>PopupWindow</w:t>
      </w:r>
      <w:r w:rsidRPr="00AF46CD">
        <w:rPr>
          <w:rFonts w:ascii="Cascadia Mono" w:hAnsi="Cascadia Mono" w:cs="Cascadia Mono"/>
          <w:color w:val="2B91AF"/>
          <w:sz w:val="42"/>
          <w:szCs w:val="42"/>
          <w:highlight w:val="white"/>
        </w:rPr>
        <w:t>: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MonoBehaviour</w:t>
      </w:r>
      <w:r w:rsidR="005017BD"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>{</w:t>
      </w:r>
    </w:p>
    <w:p w14:paraId="22826919" w14:textId="1DD36D64" w:rsidR="00312DF8" w:rsidRPr="00111B2B" w:rsidRDefault="00312DF8" w:rsidP="00312D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   </w:t>
      </w: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void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Start() </w:t>
      </w:r>
      <w:r w:rsidRPr="00111B2B">
        <w:rPr>
          <w:rFonts w:ascii="Cascadia Mono" w:hAnsi="Cascadia Mono" w:cs="Cascadia Mono"/>
          <w:color w:val="008000"/>
          <w:sz w:val="42"/>
          <w:szCs w:val="42"/>
          <w:highlight w:val="white"/>
        </w:rPr>
        <w:t>// Метод выполняется при запуске программы.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>{</w:t>
      </w:r>
    </w:p>
    <w:p w14:paraId="2176EACB" w14:textId="34AF84D2" w:rsidR="00312DF8" w:rsidRPr="00111B2B" w:rsidRDefault="00312DF8" w:rsidP="00312D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       Close(); </w:t>
      </w:r>
      <w:r w:rsidRPr="00111B2B">
        <w:rPr>
          <w:rFonts w:ascii="Cascadia Mono" w:hAnsi="Cascadia Mono" w:cs="Cascadia Mono"/>
          <w:color w:val="008000"/>
          <w:sz w:val="42"/>
          <w:szCs w:val="42"/>
          <w:highlight w:val="white"/>
        </w:rPr>
        <w:t>// Скрываем текстовое окно при старте программы.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>}</w:t>
      </w:r>
    </w:p>
    <w:p w14:paraId="0CAFD553" w14:textId="799AB430" w:rsidR="00312DF8" w:rsidRPr="00111B2B" w:rsidRDefault="00312DF8" w:rsidP="00312D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   </w:t>
      </w: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public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</w:t>
      </w: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void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Open() </w:t>
      </w:r>
      <w:r w:rsidRPr="00111B2B">
        <w:rPr>
          <w:rFonts w:ascii="Cascadia Mono" w:hAnsi="Cascadia Mono" w:cs="Cascadia Mono"/>
          <w:color w:val="008000"/>
          <w:sz w:val="42"/>
          <w:szCs w:val="42"/>
          <w:highlight w:val="white"/>
        </w:rPr>
        <w:t>// Метод вызывается при щелчке по кнопке открытия.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>{</w:t>
      </w:r>
    </w:p>
    <w:p w14:paraId="0302DA3E" w14:textId="0AE0F6DD" w:rsidR="00312DF8" w:rsidRPr="00111B2B" w:rsidRDefault="00312DF8" w:rsidP="00312D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       gameObject.SetActive(</w:t>
      </w: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true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); </w:t>
      </w:r>
      <w:r w:rsidRPr="00111B2B">
        <w:rPr>
          <w:rFonts w:ascii="Cascadia Mono" w:hAnsi="Cascadia Mono" w:cs="Cascadia Mono"/>
          <w:color w:val="008000"/>
          <w:sz w:val="42"/>
          <w:szCs w:val="42"/>
          <w:highlight w:val="white"/>
        </w:rPr>
        <w:t>// Активируем объект, чтобы открыть окно.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>}</w:t>
      </w:r>
    </w:p>
    <w:p w14:paraId="54437DCB" w14:textId="7122A85F" w:rsidR="00312DF8" w:rsidRPr="00111B2B" w:rsidRDefault="00312DF8" w:rsidP="00312D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   </w:t>
      </w: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public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</w:t>
      </w: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void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Close() </w:t>
      </w:r>
      <w:r w:rsidRPr="00111B2B">
        <w:rPr>
          <w:rFonts w:ascii="Cascadia Mono" w:hAnsi="Cascadia Mono" w:cs="Cascadia Mono"/>
          <w:color w:val="008000"/>
          <w:sz w:val="42"/>
          <w:szCs w:val="42"/>
          <w:highlight w:val="white"/>
        </w:rPr>
        <w:t>// Метод вызывается при щелчке по кнопке закрытия.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>{</w:t>
      </w:r>
    </w:p>
    <w:p w14:paraId="34209ABE" w14:textId="0F94BEB1" w:rsidR="00AF46CD" w:rsidRDefault="00312DF8" w:rsidP="00B64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       gameObject.SetActive(</w:t>
      </w:r>
      <w:r w:rsidRPr="00111B2B">
        <w:rPr>
          <w:rFonts w:ascii="Cascadia Mono" w:hAnsi="Cascadia Mono" w:cs="Cascadia Mono"/>
          <w:color w:val="0000FF"/>
          <w:sz w:val="42"/>
          <w:szCs w:val="42"/>
          <w:highlight w:val="white"/>
        </w:rPr>
        <w:t>false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); </w:t>
      </w:r>
      <w:r w:rsidRPr="00111B2B">
        <w:rPr>
          <w:rFonts w:ascii="Cascadia Mono" w:hAnsi="Cascadia Mono" w:cs="Cascadia Mono"/>
          <w:color w:val="008000"/>
          <w:sz w:val="42"/>
          <w:szCs w:val="42"/>
          <w:highlight w:val="white"/>
        </w:rPr>
        <w:t>// Деактивируем объект, чтобы скрыть окно.</w:t>
      </w:r>
      <w:r w:rsidRPr="00111B2B">
        <w:rPr>
          <w:rFonts w:ascii="Cascadia Mono" w:hAnsi="Cascadia Mono" w:cs="Cascadia Mono"/>
          <w:color w:val="000000"/>
          <w:sz w:val="42"/>
          <w:szCs w:val="42"/>
          <w:highlight w:val="white"/>
        </w:rPr>
        <w:t xml:space="preserve"> }}</w:t>
      </w:r>
    </w:p>
    <w:p w14:paraId="58645548" w14:textId="77777777" w:rsidR="00AF46CD" w:rsidRDefault="00AF46CD">
      <w:pPr>
        <w:spacing w:line="259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  <w:r>
        <w:rPr>
          <w:rFonts w:ascii="Cascadia Mono" w:hAnsi="Cascadia Mono" w:cs="Cascadia Mono"/>
          <w:color w:val="000000"/>
          <w:sz w:val="42"/>
          <w:szCs w:val="42"/>
          <w:highlight w:val="white"/>
        </w:rPr>
        <w:br w:type="page"/>
      </w:r>
    </w:p>
    <w:p w14:paraId="39370A59" w14:textId="77777777" w:rsidR="00D30197" w:rsidRPr="00111B2B" w:rsidRDefault="00D30197" w:rsidP="00B64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2"/>
          <w:szCs w:val="42"/>
          <w:highlight w:val="white"/>
        </w:rPr>
      </w:pPr>
    </w:p>
    <w:p w14:paraId="187B6231" w14:textId="4F77F39C" w:rsidR="00B26359" w:rsidRPr="009F5B5C" w:rsidRDefault="00000D3A" w:rsidP="001A6131">
      <w:pPr>
        <w:pStyle w:val="1"/>
      </w:pPr>
      <w:r w:rsidRPr="009F5B5C">
        <w:t xml:space="preserve">10. </w:t>
      </w:r>
      <w:r w:rsidR="00B26359" w:rsidRPr="009F5B5C">
        <w:t>Настройка проекта для обработки щелчков мышью по 3</w:t>
      </w:r>
      <w:r w:rsidR="00B26359" w:rsidRPr="009F5B5C">
        <w:rPr>
          <w:lang w:val="en-US"/>
        </w:rPr>
        <w:t>D</w:t>
      </w:r>
      <w:r w:rsidR="00B26359" w:rsidRPr="009F5B5C">
        <w:t>-объектам сцены</w:t>
      </w:r>
    </w:p>
    <w:p w14:paraId="1BD9F1C2" w14:textId="52134C65" w:rsidR="00AF46CD" w:rsidRPr="003D0A0C" w:rsidRDefault="00AF46CD" w:rsidP="00AF46CD">
      <w:pPr>
        <w:pStyle w:val="a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40"/>
        </w:rPr>
      </w:pPr>
      <w:r w:rsidRPr="003D0A0C">
        <w:rPr>
          <w:rFonts w:ascii="Times New Roman" w:eastAsiaTheme="majorEastAsia" w:hAnsi="Times New Roman" w:cstheme="majorBidi"/>
          <w:sz w:val="44"/>
          <w:szCs w:val="40"/>
        </w:rPr>
        <w:t>На сцене должен быть 3D-объект, по которому пользователь будет щелкать.</w:t>
      </w:r>
    </w:p>
    <w:p w14:paraId="44CECA19" w14:textId="587E2C83" w:rsidR="00AF46CD" w:rsidRPr="003D0A0C" w:rsidRDefault="00AF46CD" w:rsidP="00AF46CD">
      <w:pPr>
        <w:pStyle w:val="a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40"/>
        </w:rPr>
      </w:pPr>
      <w:r w:rsidRPr="003D0A0C">
        <w:rPr>
          <w:rFonts w:ascii="Times New Roman" w:eastAsiaTheme="majorEastAsia" w:hAnsi="Times New Roman" w:cstheme="majorBidi"/>
          <w:sz w:val="44"/>
          <w:szCs w:val="40"/>
        </w:rPr>
        <w:t>У объекта обязательно должен быть Collider, иначе щелчок не будет обрабатываться.</w:t>
      </w:r>
    </w:p>
    <w:p w14:paraId="5000AD7D" w14:textId="0A9ECF77" w:rsidR="00AF46CD" w:rsidRPr="003D0A0C" w:rsidRDefault="00AF46CD" w:rsidP="00AF46CD">
      <w:pPr>
        <w:pStyle w:val="a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40"/>
        </w:rPr>
      </w:pPr>
      <w:r w:rsidRPr="003D0A0C">
        <w:rPr>
          <w:rFonts w:ascii="Times New Roman" w:eastAsiaTheme="majorEastAsia" w:hAnsi="Times New Roman" w:cstheme="majorBidi"/>
          <w:sz w:val="44"/>
          <w:szCs w:val="40"/>
        </w:rPr>
        <w:t>Создается скрипт, который добавляется на этот объект.</w:t>
      </w:r>
    </w:p>
    <w:p w14:paraId="0B7DC170" w14:textId="7085BB98" w:rsidR="00AF46CD" w:rsidRPr="003D0A0C" w:rsidRDefault="00AF46CD" w:rsidP="00AF46CD">
      <w:pPr>
        <w:pStyle w:val="a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40"/>
        </w:rPr>
      </w:pPr>
      <w:r w:rsidRPr="003D0A0C">
        <w:rPr>
          <w:rFonts w:ascii="Times New Roman" w:eastAsiaTheme="majorEastAsia" w:hAnsi="Times New Roman" w:cstheme="majorBidi"/>
          <w:sz w:val="44"/>
          <w:szCs w:val="40"/>
        </w:rPr>
        <w:t>В скрипте подключается пространство имен UnityEngine.EventSystems и реализуется интерфейс IPointerClickHandler.</w:t>
      </w:r>
    </w:p>
    <w:p w14:paraId="3444D115" w14:textId="24BBA102" w:rsidR="00AF46CD" w:rsidRPr="003D0A0C" w:rsidRDefault="00AF46CD" w:rsidP="00AF46CD">
      <w:pPr>
        <w:pStyle w:val="a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40"/>
        </w:rPr>
      </w:pPr>
      <w:r w:rsidRPr="003D0A0C">
        <w:rPr>
          <w:rFonts w:ascii="Times New Roman" w:eastAsiaTheme="majorEastAsia" w:hAnsi="Times New Roman" w:cstheme="majorBidi"/>
          <w:sz w:val="44"/>
          <w:szCs w:val="40"/>
        </w:rPr>
        <w:t>В этом интерфейсе используется метод OnPointerClick(), который вызывается при щелчке по объекту.</w:t>
      </w:r>
    </w:p>
    <w:p w14:paraId="6958EFB6" w14:textId="77777777" w:rsidR="00AF46CD" w:rsidRPr="003D0A0C" w:rsidRDefault="00AF46CD" w:rsidP="00AF46CD">
      <w:pPr>
        <w:pStyle w:val="a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eastAsiaTheme="majorEastAsia" w:hAnsi="Times New Roman" w:cstheme="majorBidi"/>
          <w:sz w:val="44"/>
          <w:szCs w:val="40"/>
        </w:rPr>
      </w:pPr>
      <w:r w:rsidRPr="003D0A0C">
        <w:rPr>
          <w:rFonts w:ascii="Times New Roman" w:eastAsiaTheme="majorEastAsia" w:hAnsi="Times New Roman" w:cstheme="majorBidi"/>
          <w:sz w:val="44"/>
          <w:szCs w:val="40"/>
        </w:rPr>
        <w:t>Внутри метода задается нужное действие, например поворот объекта.</w:t>
      </w:r>
    </w:p>
    <w:p w14:paraId="5B8839E7" w14:textId="46FE76C9" w:rsidR="008C3864" w:rsidRPr="003D0A0C" w:rsidRDefault="008C3864" w:rsidP="00AF4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</w:pPr>
      <w:r w:rsidRPr="003D0A0C">
        <w:rPr>
          <w:rFonts w:ascii="Cascadia Mono" w:hAnsi="Cascadia Mono" w:cs="Cascadia Mono"/>
          <w:color w:val="0000FF"/>
          <w:sz w:val="48"/>
          <w:szCs w:val="52"/>
          <w:highlight w:val="white"/>
          <w:lang w:val="en-US"/>
        </w:rPr>
        <w:t>public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00FF"/>
          <w:sz w:val="48"/>
          <w:szCs w:val="52"/>
          <w:highlight w:val="white"/>
          <w:lang w:val="en-US"/>
        </w:rPr>
        <w:t>class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 xml:space="preserve"> </w:t>
      </w:r>
      <w:r w:rsidR="00AF46CD" w:rsidRPr="003D0A0C">
        <w:rPr>
          <w:rFonts w:ascii="Cascadia Mono" w:hAnsi="Cascadia Mono" w:cs="Cascadia Mono"/>
          <w:color w:val="2B91AF"/>
          <w:sz w:val="48"/>
          <w:szCs w:val="52"/>
          <w:lang w:val="en-US"/>
        </w:rPr>
        <w:t>ObjectClick</w:t>
      </w:r>
      <w:r w:rsidRPr="003D0A0C">
        <w:rPr>
          <w:rFonts w:ascii="Cascadia Mono" w:hAnsi="Cascadia Mono" w:cs="Cascadia Mono"/>
          <w:color w:val="2B91AF"/>
          <w:sz w:val="48"/>
          <w:szCs w:val="52"/>
          <w:highlight w:val="white"/>
          <w:lang w:val="en-US"/>
        </w:rPr>
        <w:t>: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 xml:space="preserve"> MonoBehaviour, IPointerClickHandler</w:t>
      </w:r>
      <w:r w:rsidR="00DD6F40"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>{</w:t>
      </w:r>
    </w:p>
    <w:p w14:paraId="6B3FF223" w14:textId="77777777" w:rsidR="00AF46CD" w:rsidRPr="003D0A0C" w:rsidRDefault="008C3864" w:rsidP="00DD6F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</w:pP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 xml:space="preserve">  </w:t>
      </w:r>
      <w:r w:rsidRPr="003D0A0C">
        <w:rPr>
          <w:rFonts w:ascii="Cascadia Mono" w:hAnsi="Cascadia Mono" w:cs="Cascadia Mono"/>
          <w:color w:val="0000FF"/>
          <w:sz w:val="48"/>
          <w:szCs w:val="52"/>
          <w:highlight w:val="white"/>
          <w:lang w:val="en-US"/>
        </w:rPr>
        <w:t>public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00FF"/>
          <w:sz w:val="48"/>
          <w:szCs w:val="52"/>
          <w:highlight w:val="white"/>
          <w:lang w:val="en-US"/>
        </w:rPr>
        <w:t>void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 xml:space="preserve"> OnPointerClick(PointerEventData eventData) 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  <w:t xml:space="preserve">// 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>Метод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>вызывается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>при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>щелчке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>по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>объекту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  <w:t xml:space="preserve"> 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>мышью</w:t>
      </w: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  <w:lang w:val="en-US"/>
        </w:rPr>
        <w:t>.</w:t>
      </w:r>
    </w:p>
    <w:p w14:paraId="7D1B4CD2" w14:textId="098ED70B" w:rsidR="00D30197" w:rsidRPr="00AF46CD" w:rsidRDefault="00AF46CD" w:rsidP="00DD6F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52"/>
          <w:szCs w:val="52"/>
          <w:highlight w:val="white"/>
          <w:lang w:val="en-US"/>
        </w:rPr>
      </w:pPr>
      <w:r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 xml:space="preserve">  </w:t>
      </w:r>
      <w:r w:rsidR="008C3864"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>{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</w:rPr>
        <w:t xml:space="preserve"> </w:t>
      </w:r>
      <w:r w:rsidR="008C3864" w:rsidRPr="003D0A0C">
        <w:rPr>
          <w:rFonts w:ascii="Cascadia Mono" w:hAnsi="Cascadia Mono" w:cs="Cascadia Mono"/>
          <w:color w:val="000000"/>
          <w:sz w:val="48"/>
          <w:szCs w:val="52"/>
          <w:highlight w:val="white"/>
        </w:rPr>
        <w:t>transform.Rotate(0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>f</w:t>
      </w:r>
      <w:r w:rsidR="008C3864" w:rsidRPr="003D0A0C">
        <w:rPr>
          <w:rFonts w:ascii="Cascadia Mono" w:hAnsi="Cascadia Mono" w:cs="Cascadia Mono"/>
          <w:color w:val="000000"/>
          <w:sz w:val="48"/>
          <w:szCs w:val="52"/>
          <w:highlight w:val="white"/>
        </w:rPr>
        <w:t>, 10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>f</w:t>
      </w:r>
      <w:r w:rsidR="008C3864" w:rsidRPr="003D0A0C">
        <w:rPr>
          <w:rFonts w:ascii="Cascadia Mono" w:hAnsi="Cascadia Mono" w:cs="Cascadia Mono"/>
          <w:color w:val="000000"/>
          <w:sz w:val="48"/>
          <w:szCs w:val="52"/>
          <w:highlight w:val="white"/>
        </w:rPr>
        <w:t>, 0</w:t>
      </w:r>
      <w:r w:rsidRPr="003D0A0C">
        <w:rPr>
          <w:rFonts w:ascii="Cascadia Mono" w:hAnsi="Cascadia Mono" w:cs="Cascadia Mono"/>
          <w:color w:val="000000"/>
          <w:sz w:val="48"/>
          <w:szCs w:val="52"/>
          <w:highlight w:val="white"/>
          <w:lang w:val="en-US"/>
        </w:rPr>
        <w:t>f</w:t>
      </w:r>
      <w:r w:rsidR="008C3864" w:rsidRPr="003D0A0C">
        <w:rPr>
          <w:rFonts w:ascii="Cascadia Mono" w:hAnsi="Cascadia Mono" w:cs="Cascadia Mono"/>
          <w:color w:val="000000"/>
          <w:sz w:val="48"/>
          <w:szCs w:val="52"/>
          <w:highlight w:val="white"/>
        </w:rPr>
        <w:t xml:space="preserve">); </w:t>
      </w:r>
      <w:r w:rsidR="008C3864" w:rsidRPr="003D0A0C">
        <w:rPr>
          <w:rFonts w:ascii="Cascadia Mono" w:hAnsi="Cascadia Mono" w:cs="Cascadia Mono"/>
          <w:color w:val="008000"/>
          <w:sz w:val="48"/>
          <w:szCs w:val="52"/>
          <w:highlight w:val="white"/>
        </w:rPr>
        <w:t>// Поворачиваем объект на 10 градусов вокруг оси Y.</w:t>
      </w:r>
      <w:r w:rsidR="008C3864" w:rsidRPr="003D0A0C">
        <w:rPr>
          <w:rFonts w:ascii="Cascadia Mono" w:hAnsi="Cascadia Mono" w:cs="Cascadia Mono"/>
          <w:color w:val="000000"/>
          <w:sz w:val="48"/>
          <w:szCs w:val="52"/>
          <w:highlight w:val="white"/>
        </w:rPr>
        <w:t>}}</w:t>
      </w:r>
      <w:r w:rsidR="00D30197">
        <w:br w:type="page"/>
      </w:r>
    </w:p>
    <w:p w14:paraId="5072A19B" w14:textId="4D0DDE27" w:rsidR="00B26359" w:rsidRDefault="00000D3A" w:rsidP="00CC306D">
      <w:pPr>
        <w:pStyle w:val="1"/>
        <w:spacing w:after="0"/>
      </w:pPr>
      <w:r>
        <w:lastRenderedPageBreak/>
        <w:t xml:space="preserve">11. </w:t>
      </w:r>
      <w:r w:rsidR="00B26359">
        <w:t>Правила создания таблицы результатов работы на симуляторе установки</w:t>
      </w:r>
    </w:p>
    <w:p w14:paraId="6F95518A" w14:textId="3C79EEB7" w:rsidR="00AF46CD" w:rsidRPr="00CC306D" w:rsidRDefault="00AF46CD" w:rsidP="00AF46CD">
      <w:pPr>
        <w:pStyle w:val="aa"/>
        <w:numPr>
          <w:ilvl w:val="0"/>
          <w:numId w:val="10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36"/>
          <w:szCs w:val="42"/>
        </w:rPr>
      </w:pPr>
      <w:r w:rsidRPr="00CC306D">
        <w:rPr>
          <w:rFonts w:ascii="Times New Roman" w:eastAsiaTheme="majorEastAsia" w:hAnsi="Times New Roman" w:cstheme="majorBidi"/>
          <w:sz w:val="36"/>
          <w:szCs w:val="42"/>
        </w:rPr>
        <w:t xml:space="preserve">Таблица результатов создается на Canvas, 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>так как это элемент интерфейса.</w:t>
      </w:r>
    </w:p>
    <w:p w14:paraId="3CEBD2BC" w14:textId="67B30BF8" w:rsidR="00AF46CD" w:rsidRPr="00CC306D" w:rsidRDefault="00AF46CD" w:rsidP="00AF46CD">
      <w:pPr>
        <w:pStyle w:val="aa"/>
        <w:numPr>
          <w:ilvl w:val="0"/>
          <w:numId w:val="10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36"/>
          <w:szCs w:val="42"/>
        </w:rPr>
      </w:pPr>
      <w:r w:rsidRPr="00CC306D">
        <w:rPr>
          <w:rFonts w:ascii="Times New Roman" w:eastAsiaTheme="majorEastAsia" w:hAnsi="Times New Roman" w:cstheme="majorBidi"/>
          <w:sz w:val="36"/>
          <w:szCs w:val="42"/>
        </w:rPr>
        <w:t>Для размещения таблицы обычно используется Panel, внутри кото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>рой располагаются все элементы.</w:t>
      </w:r>
    </w:p>
    <w:p w14:paraId="29B3A70F" w14:textId="1DB4766F" w:rsidR="00AF46CD" w:rsidRPr="00CC306D" w:rsidRDefault="00AF46CD" w:rsidP="00AF46CD">
      <w:pPr>
        <w:pStyle w:val="aa"/>
        <w:numPr>
          <w:ilvl w:val="0"/>
          <w:numId w:val="10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36"/>
          <w:szCs w:val="42"/>
        </w:rPr>
      </w:pPr>
      <w:r w:rsidRPr="00CC306D">
        <w:rPr>
          <w:rFonts w:ascii="Times New Roman" w:eastAsiaTheme="majorEastAsia" w:hAnsi="Times New Roman" w:cstheme="majorBidi"/>
          <w:sz w:val="36"/>
          <w:szCs w:val="42"/>
        </w:rPr>
        <w:t>Таблица состоит из текстовых полей (Text или TextMeshP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>ro), которые играют роль ячеек.</w:t>
      </w:r>
    </w:p>
    <w:p w14:paraId="218177A9" w14:textId="12650D2F" w:rsidR="00AF46CD" w:rsidRPr="00CC306D" w:rsidRDefault="00AF46CD" w:rsidP="00AF46CD">
      <w:pPr>
        <w:pStyle w:val="aa"/>
        <w:numPr>
          <w:ilvl w:val="0"/>
          <w:numId w:val="10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36"/>
          <w:szCs w:val="42"/>
        </w:rPr>
      </w:pPr>
      <w:r w:rsidRPr="00CC306D">
        <w:rPr>
          <w:rFonts w:ascii="Times New Roman" w:eastAsiaTheme="majorEastAsia" w:hAnsi="Times New Roman" w:cstheme="majorBidi"/>
          <w:sz w:val="36"/>
          <w:szCs w:val="42"/>
        </w:rPr>
        <w:t xml:space="preserve">Для ввода 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>данных используется InputField.</w:t>
      </w:r>
    </w:p>
    <w:p w14:paraId="5B262441" w14:textId="1C8073CC" w:rsidR="00AF46CD" w:rsidRPr="00CC306D" w:rsidRDefault="00AF46CD" w:rsidP="00D70BE1">
      <w:pPr>
        <w:pStyle w:val="aa"/>
        <w:numPr>
          <w:ilvl w:val="0"/>
          <w:numId w:val="10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36"/>
          <w:szCs w:val="42"/>
        </w:rPr>
      </w:pPr>
      <w:r w:rsidRPr="00CC306D">
        <w:rPr>
          <w:rFonts w:ascii="Times New Roman" w:eastAsiaTheme="majorEastAsia" w:hAnsi="Times New Roman" w:cstheme="majorBidi"/>
          <w:sz w:val="36"/>
          <w:szCs w:val="42"/>
        </w:rPr>
        <w:t>Для работы с таблицей создаются кнопки: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 xml:space="preserve"> 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>запись значения,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 xml:space="preserve"> 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>очистка таблицы,</w:t>
      </w:r>
      <w:r w:rsidRPr="00CC306D">
        <w:rPr>
          <w:rFonts w:ascii="Times New Roman" w:eastAsiaTheme="majorEastAsia" w:hAnsi="Times New Roman" w:cstheme="majorBidi"/>
          <w:sz w:val="36"/>
          <w:szCs w:val="42"/>
        </w:rPr>
        <w:t xml:space="preserve"> отображение результатов.</w:t>
      </w:r>
    </w:p>
    <w:p w14:paraId="5F8D8E13" w14:textId="61EC4D9A" w:rsidR="003629CD" w:rsidRPr="00CC306D" w:rsidRDefault="00AF46CD" w:rsidP="00AF46CD">
      <w:pPr>
        <w:pStyle w:val="aa"/>
        <w:numPr>
          <w:ilvl w:val="0"/>
          <w:numId w:val="10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28"/>
          <w:szCs w:val="36"/>
        </w:rPr>
      </w:pPr>
      <w:r w:rsidRPr="00CC306D">
        <w:rPr>
          <w:rFonts w:ascii="Times New Roman" w:eastAsiaTheme="majorEastAsia" w:hAnsi="Times New Roman" w:cstheme="majorBidi"/>
          <w:sz w:val="36"/>
          <w:szCs w:val="42"/>
        </w:rPr>
        <w:t>Данные в таблицу вводятся пользователем, а часть значений может рассчитываться автоматически по формулам.</w:t>
      </w:r>
    </w:p>
    <w:p w14:paraId="3E6726D2" w14:textId="0E9EC0F3" w:rsidR="00CC306D" w:rsidRPr="007E0E9E" w:rsidRDefault="00CC306D" w:rsidP="00CC306D">
      <w:pPr>
        <w:spacing w:line="259" w:lineRule="auto"/>
        <w:rPr>
          <w:rFonts w:ascii="Cascadia Code" w:hAnsi="Cascadia Code"/>
          <w:color w:val="0D0D0D"/>
          <w:sz w:val="32"/>
          <w:szCs w:val="21"/>
          <w:shd w:val="clear" w:color="auto" w:fill="F9F9F9"/>
        </w:rPr>
      </w:pP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public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class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SimpleTable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: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MonoBehaviour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{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[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SerializeField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] </w:t>
      </w:r>
      <w:r w:rsidRPr="007E0E9E">
        <w:rPr>
          <w:rFonts w:ascii="Cascadia Code" w:hAnsi="Cascadia Code" w:cs="Cascadia Mono"/>
          <w:color w:val="008000"/>
          <w:sz w:val="32"/>
          <w:szCs w:val="30"/>
          <w:highlight w:val="white"/>
          <w:lang w:val="en-US"/>
        </w:rPr>
        <w:t>//</w:t>
      </w:r>
      <w:r w:rsidRPr="007E0E9E">
        <w:rPr>
          <w:rFonts w:ascii="Cascadia Code" w:hAnsi="Cascadia Code" w:cs="Cascadia Mono"/>
          <w:color w:val="008000"/>
          <w:sz w:val="32"/>
          <w:szCs w:val="30"/>
          <w:highlight w:val="white"/>
        </w:rPr>
        <w:t>Позвол привязать</w:t>
      </w:r>
      <w:r w:rsidRPr="007E0E9E">
        <w:rPr>
          <w:rFonts w:ascii="Cascadia Code" w:hAnsi="Cascadia Code" w:cs="Cascadia Mono"/>
          <w:color w:val="008000"/>
          <w:sz w:val="32"/>
          <w:szCs w:val="30"/>
          <w:highlight w:val="white"/>
          <w:lang w:val="en-US"/>
        </w:rPr>
        <w:t xml:space="preserve"> </w:t>
      </w:r>
      <w:r w:rsidRPr="007E0E9E">
        <w:rPr>
          <w:rFonts w:ascii="Cascadia Code" w:hAnsi="Cascadia Code" w:cs="Cascadia Mono"/>
          <w:color w:val="008000"/>
          <w:sz w:val="32"/>
          <w:szCs w:val="30"/>
          <w:highlight w:val="white"/>
        </w:rPr>
        <w:t>полеввода</w:t>
      </w:r>
      <w:r w:rsidRPr="007E0E9E">
        <w:rPr>
          <w:rFonts w:ascii="Cascadia Code" w:hAnsi="Cascadia Code" w:cs="Cascadia Mono"/>
          <w:color w:val="008000"/>
          <w:sz w:val="32"/>
          <w:szCs w:val="30"/>
          <w:highlight w:val="white"/>
          <w:lang w:val="en-US"/>
        </w:rPr>
        <w:t xml:space="preserve"> </w:t>
      </w:r>
      <w:r w:rsidRPr="007E0E9E">
        <w:rPr>
          <w:rFonts w:ascii="Cascadia Code" w:hAnsi="Cascadia Code" w:cs="Cascadia Mono"/>
          <w:color w:val="008000"/>
          <w:sz w:val="32"/>
          <w:szCs w:val="30"/>
          <w:highlight w:val="white"/>
        </w:rPr>
        <w:t>через</w:t>
      </w:r>
      <w:r w:rsidRPr="007E0E9E">
        <w:rPr>
          <w:rFonts w:ascii="Cascadia Code" w:hAnsi="Cascadia Code" w:cs="Cascadia Mono"/>
          <w:color w:val="008000"/>
          <w:sz w:val="10"/>
          <w:szCs w:val="30"/>
          <w:highlight w:val="white"/>
        </w:rPr>
        <w:t xml:space="preserve"> </w:t>
      </w:r>
      <w:r w:rsidRPr="007E0E9E">
        <w:rPr>
          <w:rFonts w:ascii="Cascadia Code" w:hAnsi="Cascadia Code" w:cs="Cascadia Mono"/>
          <w:color w:val="008000"/>
          <w:sz w:val="32"/>
          <w:szCs w:val="30"/>
          <w:highlight w:val="white"/>
          <w:lang w:val="en-US"/>
        </w:rPr>
        <w:t>Inspector</w:t>
      </w:r>
    </w:p>
    <w:p w14:paraId="15681300" w14:textId="68BDE324" w:rsidR="00D30197" w:rsidRPr="007E0E9E" w:rsidRDefault="00CC306D" w:rsidP="007E0E9E">
      <w:pPr>
        <w:spacing w:line="259" w:lineRule="auto"/>
        <w:rPr>
          <w:rFonts w:ascii="Times New Roman" w:eastAsiaTheme="majorEastAsia" w:hAnsi="Times New Roman" w:cstheme="majorBidi"/>
          <w:sz w:val="40"/>
          <w:szCs w:val="36"/>
        </w:rPr>
      </w:pP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ab/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private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InputField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inputU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ввод первого числа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[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SerializeField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]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private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InputField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inputI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ввод второго числа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[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SerializeField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]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private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result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 xml:space="preserve">// </w:t>
      </w:r>
      <w:r w:rsid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 xml:space="preserve">для </w:t>
      </w:r>
      <w:r w:rsidRP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вывод</w:t>
      </w:r>
      <w:r w:rsid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а</w:t>
      </w:r>
      <w:r w:rsidRP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 xml:space="preserve"> результата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public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void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Calculate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()</w:t>
      </w:r>
      <w:r w:rsidR="007E0E9E" w:rsidRP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расчет значения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{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u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Parse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inputU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);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Parse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inputI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);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result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(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u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*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).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ToString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(); </w:t>
      </w:r>
      <w:r w:rsidRP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 xml:space="preserve">// </w:t>
      </w:r>
      <w:r w:rsid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вычисление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}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public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void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Clear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()</w:t>
      </w:r>
      <w:r w:rsidR="007E0E9E"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</w:t>
      </w:r>
      <w:r w:rsidR="007E0E9E" w:rsidRPr="007E0E9E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очистка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{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inputU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c"/>
          <w:rFonts w:ascii="Cascadia Code" w:hAnsi="Cascadia Code"/>
          <w:color w:val="008635"/>
          <w:sz w:val="32"/>
          <w:szCs w:val="21"/>
          <w:shd w:val="clear" w:color="auto" w:fill="F9F9F9"/>
        </w:rPr>
        <w:t>""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;</w:t>
      </w:r>
      <w:r w:rsidR="007E0E9E"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="007E0E9E" w:rsidRPr="007E0E9E">
        <w:rPr>
          <w:rFonts w:ascii="Cascadia Code" w:hAnsi="Cascadia Code" w:cs="Cascadia Mono"/>
          <w:color w:val="008000"/>
          <w:sz w:val="32"/>
          <w:szCs w:val="30"/>
          <w:highlight w:val="white"/>
        </w:rPr>
        <w:t>// Очищаем первую ячейку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inputI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c"/>
          <w:rFonts w:ascii="Cascadia Code" w:hAnsi="Cascadia Code"/>
          <w:color w:val="008635"/>
          <w:sz w:val="32"/>
          <w:szCs w:val="21"/>
          <w:shd w:val="clear" w:color="auto" w:fill="F9F9F9"/>
        </w:rPr>
        <w:t>""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;</w:t>
      </w:r>
      <w:r w:rsidR="007E0E9E"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="007E0E9E" w:rsidRPr="007E0E9E">
        <w:rPr>
          <w:rFonts w:ascii="Cascadia Code" w:hAnsi="Cascadia Code" w:cs="Cascadia Mono"/>
          <w:color w:val="008000"/>
          <w:sz w:val="32"/>
          <w:szCs w:val="30"/>
          <w:highlight w:val="white"/>
        </w:rPr>
        <w:t xml:space="preserve">// Очищаем </w:t>
      </w:r>
      <w:r w:rsidR="007E0E9E" w:rsidRPr="007E0E9E">
        <w:rPr>
          <w:rFonts w:ascii="Cascadia Code" w:hAnsi="Cascadia Code" w:cs="Cascadia Mono"/>
          <w:color w:val="008000"/>
          <w:sz w:val="32"/>
          <w:szCs w:val="30"/>
          <w:highlight w:val="white"/>
        </w:rPr>
        <w:t>вторую</w:t>
      </w:r>
      <w:r w:rsidR="007E0E9E" w:rsidRPr="007E0E9E">
        <w:rPr>
          <w:rFonts w:ascii="Cascadia Code" w:hAnsi="Cascadia Code" w:cs="Cascadia Mono"/>
          <w:color w:val="008000"/>
          <w:sz w:val="32"/>
          <w:szCs w:val="30"/>
          <w:highlight w:val="white"/>
        </w:rPr>
        <w:t xml:space="preserve"> ячейку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result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7E0E9E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7E0E9E">
        <w:rPr>
          <w:rStyle w:val="c"/>
          <w:rFonts w:ascii="Cascadia Code" w:hAnsi="Cascadia Code"/>
          <w:color w:val="008635"/>
          <w:sz w:val="32"/>
          <w:szCs w:val="21"/>
          <w:shd w:val="clear" w:color="auto" w:fill="F9F9F9"/>
        </w:rPr>
        <w:t>""</w:t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;</w:t>
      </w:r>
      <w:r w:rsidR="007E0E9E"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="007E0E9E" w:rsidRPr="007E0E9E">
        <w:rPr>
          <w:rFonts w:ascii="Cascadia Code" w:hAnsi="Cascadia Code" w:cs="Cascadia Mono"/>
          <w:color w:val="008000"/>
          <w:sz w:val="32"/>
          <w:szCs w:val="30"/>
          <w:highlight w:val="white"/>
        </w:rPr>
        <w:t xml:space="preserve">// Очищаем </w:t>
      </w:r>
      <w:r w:rsidR="007E0E9E" w:rsidRPr="007E0E9E">
        <w:rPr>
          <w:rFonts w:ascii="Cascadia Code" w:hAnsi="Cascadia Code" w:cs="Cascadia Mono"/>
          <w:color w:val="008000"/>
          <w:sz w:val="32"/>
          <w:szCs w:val="30"/>
        </w:rPr>
        <w:t>результат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}</w:t>
      </w:r>
      <w:r w:rsidRPr="007E0E9E">
        <w:rPr>
          <w:rFonts w:ascii="Cascadia Code" w:hAnsi="Cascadia Code"/>
          <w:color w:val="0D0D0D"/>
          <w:sz w:val="32"/>
          <w:szCs w:val="21"/>
        </w:rPr>
        <w:br/>
      </w:r>
      <w:r w:rsidRPr="007E0E9E">
        <w:rPr>
          <w:rFonts w:ascii="Cascadia Code" w:hAnsi="Cascadia Code"/>
          <w:color w:val="0D0D0D"/>
          <w:sz w:val="32"/>
          <w:szCs w:val="21"/>
          <w:shd w:val="clear" w:color="auto" w:fill="F9F9F9"/>
        </w:rPr>
        <w:t>}</w:t>
      </w:r>
      <w:r w:rsidR="00D30197">
        <w:br w:type="page"/>
      </w:r>
    </w:p>
    <w:p w14:paraId="58AE8CCD" w14:textId="60E1D80F" w:rsidR="00B26359" w:rsidRDefault="00000D3A" w:rsidP="001A6131">
      <w:pPr>
        <w:pStyle w:val="1"/>
      </w:pPr>
      <w:r>
        <w:lastRenderedPageBreak/>
        <w:t xml:space="preserve">12. </w:t>
      </w:r>
      <w:r w:rsidR="00B26359">
        <w:t>Программирование обработки и расчетов данных, занесенных в таблицу наблюдений</w:t>
      </w:r>
    </w:p>
    <w:p w14:paraId="316870A2" w14:textId="75D8F672" w:rsidR="007E0E9E" w:rsidRPr="007E0E9E" w:rsidRDefault="007E0E9E" w:rsidP="007E0E9E">
      <w:pPr>
        <w:pStyle w:val="aa"/>
        <w:numPr>
          <w:ilvl w:val="0"/>
          <w:numId w:val="11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40"/>
          <w:szCs w:val="54"/>
        </w:rPr>
      </w:pPr>
      <w:r w:rsidRPr="007E0E9E">
        <w:rPr>
          <w:rFonts w:ascii="Times New Roman" w:eastAsiaTheme="majorEastAsia" w:hAnsi="Times New Roman" w:cstheme="majorBidi"/>
          <w:sz w:val="40"/>
          <w:szCs w:val="54"/>
        </w:rPr>
        <w:t>На Canvas создается таблица из текстовых</w:t>
      </w:r>
      <w:r w:rsidRPr="007E0E9E">
        <w:rPr>
          <w:rFonts w:ascii="Times New Roman" w:eastAsiaTheme="majorEastAsia" w:hAnsi="Times New Roman" w:cstheme="majorBidi"/>
          <w:sz w:val="40"/>
          <w:szCs w:val="54"/>
        </w:rPr>
        <w:t xml:space="preserve"> полей и поле ввода InputField.</w:t>
      </w:r>
    </w:p>
    <w:p w14:paraId="6C8D5094" w14:textId="509E3A20" w:rsidR="007E0E9E" w:rsidRPr="007E0E9E" w:rsidRDefault="007E0E9E" w:rsidP="007E0E9E">
      <w:pPr>
        <w:pStyle w:val="aa"/>
        <w:numPr>
          <w:ilvl w:val="0"/>
          <w:numId w:val="11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40"/>
          <w:szCs w:val="54"/>
        </w:rPr>
      </w:pPr>
      <w:r w:rsidRPr="007E0E9E">
        <w:rPr>
          <w:rFonts w:ascii="Times New Roman" w:eastAsiaTheme="majorEastAsia" w:hAnsi="Times New Roman" w:cstheme="majorBidi"/>
          <w:sz w:val="40"/>
          <w:szCs w:val="54"/>
        </w:rPr>
        <w:t>Пользователь вводит данные и нажимает кнопку, ко</w:t>
      </w:r>
      <w:r w:rsidRPr="007E0E9E">
        <w:rPr>
          <w:rFonts w:ascii="Times New Roman" w:eastAsiaTheme="majorEastAsia" w:hAnsi="Times New Roman" w:cstheme="majorBidi"/>
          <w:sz w:val="40"/>
          <w:szCs w:val="54"/>
        </w:rPr>
        <w:t>торая вызывает метод обработки.</w:t>
      </w:r>
    </w:p>
    <w:p w14:paraId="6D0D3776" w14:textId="147A3507" w:rsidR="007E0E9E" w:rsidRPr="007E0E9E" w:rsidRDefault="007E0E9E" w:rsidP="007E0E9E">
      <w:pPr>
        <w:pStyle w:val="aa"/>
        <w:numPr>
          <w:ilvl w:val="0"/>
          <w:numId w:val="11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40"/>
          <w:szCs w:val="54"/>
        </w:rPr>
      </w:pPr>
      <w:r w:rsidRPr="007E0E9E">
        <w:rPr>
          <w:rFonts w:ascii="Times New Roman" w:eastAsiaTheme="majorEastAsia" w:hAnsi="Times New Roman" w:cstheme="majorBidi"/>
          <w:sz w:val="40"/>
          <w:szCs w:val="54"/>
        </w:rPr>
        <w:t>В скрипте данные считываются из Inpu</w:t>
      </w:r>
      <w:r w:rsidRPr="007E0E9E">
        <w:rPr>
          <w:rFonts w:ascii="Times New Roman" w:eastAsiaTheme="majorEastAsia" w:hAnsi="Times New Roman" w:cstheme="majorBidi"/>
          <w:sz w:val="40"/>
          <w:szCs w:val="54"/>
        </w:rPr>
        <w:t>tField и преобразуются в числа.</w:t>
      </w:r>
    </w:p>
    <w:p w14:paraId="6B167E49" w14:textId="0A0EDF86" w:rsidR="007E0E9E" w:rsidRPr="007E0E9E" w:rsidRDefault="007E0E9E" w:rsidP="007E0E9E">
      <w:pPr>
        <w:pStyle w:val="aa"/>
        <w:numPr>
          <w:ilvl w:val="0"/>
          <w:numId w:val="11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40"/>
          <w:szCs w:val="54"/>
        </w:rPr>
      </w:pPr>
      <w:r w:rsidRPr="007E0E9E">
        <w:rPr>
          <w:rFonts w:ascii="Times New Roman" w:eastAsiaTheme="majorEastAsia" w:hAnsi="Times New Roman" w:cstheme="majorBidi"/>
          <w:sz w:val="40"/>
          <w:szCs w:val="54"/>
        </w:rPr>
        <w:t>Далее выполняются нео</w:t>
      </w:r>
      <w:r w:rsidRPr="007E0E9E">
        <w:rPr>
          <w:rFonts w:ascii="Times New Roman" w:eastAsiaTheme="majorEastAsia" w:hAnsi="Times New Roman" w:cstheme="majorBidi"/>
          <w:sz w:val="40"/>
          <w:szCs w:val="54"/>
        </w:rPr>
        <w:t>бходимые вычисления по формуле.</w:t>
      </w:r>
    </w:p>
    <w:p w14:paraId="2DB47C5F" w14:textId="1649F4CC" w:rsidR="007E0E9E" w:rsidRPr="007E0E9E" w:rsidRDefault="007E0E9E" w:rsidP="007E0E9E">
      <w:pPr>
        <w:pStyle w:val="aa"/>
        <w:numPr>
          <w:ilvl w:val="0"/>
          <w:numId w:val="11"/>
        </w:numPr>
        <w:spacing w:line="259" w:lineRule="auto"/>
        <w:ind w:left="0" w:firstLine="426"/>
        <w:rPr>
          <w:rFonts w:ascii="Times New Roman" w:eastAsiaTheme="majorEastAsia" w:hAnsi="Times New Roman" w:cstheme="majorBidi"/>
          <w:sz w:val="40"/>
          <w:szCs w:val="54"/>
        </w:rPr>
      </w:pPr>
      <w:r w:rsidRPr="007E0E9E">
        <w:rPr>
          <w:rFonts w:ascii="Times New Roman" w:eastAsiaTheme="majorEastAsia" w:hAnsi="Times New Roman" w:cstheme="majorBidi"/>
          <w:sz w:val="40"/>
          <w:szCs w:val="54"/>
        </w:rPr>
        <w:t>Результат выводится в</w:t>
      </w:r>
      <w:r w:rsidRPr="007E0E9E">
        <w:rPr>
          <w:rFonts w:ascii="Times New Roman" w:eastAsiaTheme="majorEastAsia" w:hAnsi="Times New Roman" w:cstheme="majorBidi"/>
          <w:sz w:val="40"/>
          <w:szCs w:val="54"/>
        </w:rPr>
        <w:t xml:space="preserve"> нужное текстовое поле таблицы.</w:t>
      </w:r>
    </w:p>
    <w:p w14:paraId="285ECB64" w14:textId="404C211D" w:rsidR="00B22AC0" w:rsidRDefault="007E0E9E" w:rsidP="007F7900">
      <w:pPr>
        <w:pStyle w:val="aa"/>
        <w:numPr>
          <w:ilvl w:val="0"/>
          <w:numId w:val="11"/>
        </w:numPr>
        <w:spacing w:line="259" w:lineRule="auto"/>
        <w:ind w:left="0" w:firstLine="426"/>
      </w:pPr>
      <w:r w:rsidRPr="007E0E9E">
        <w:rPr>
          <w:rFonts w:ascii="Times New Roman" w:eastAsiaTheme="majorEastAsia" w:hAnsi="Times New Roman" w:cstheme="majorBidi"/>
          <w:sz w:val="40"/>
          <w:szCs w:val="54"/>
        </w:rPr>
        <w:t>При необходимости создается метод очистки данных.</w:t>
      </w:r>
      <w:r w:rsidRPr="007E0E9E">
        <w:rPr>
          <w:rFonts w:ascii="Times New Roman" w:eastAsiaTheme="majorEastAsia" w:hAnsi="Times New Roman" w:cstheme="majorBidi"/>
          <w:sz w:val="40"/>
          <w:szCs w:val="54"/>
        </w:rPr>
        <w:t xml:space="preserve"> </w:t>
      </w:r>
    </w:p>
    <w:p w14:paraId="247F22C9" w14:textId="12FB2460" w:rsidR="007E0E9E" w:rsidRPr="003D0A0C" w:rsidRDefault="007E0E9E">
      <w:pPr>
        <w:spacing w:line="259" w:lineRule="auto"/>
        <w:rPr>
          <w:rFonts w:ascii="Cascadia Code" w:hAnsi="Cascadia Code" w:cs="Cascadia Mono"/>
          <w:color w:val="0000FF"/>
          <w:sz w:val="30"/>
          <w:szCs w:val="30"/>
          <w:highlight w:val="white"/>
          <w:lang w:val="en-US"/>
        </w:rPr>
      </w:pP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public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class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SimpleCalc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: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MonoBehaviour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{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[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SerializeField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]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private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InputField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inputA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поле для ввода первого значения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[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SerializeField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]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private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InputField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inputB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поле для ввода второго значения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[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SerializeField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]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private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result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поле для вывода результата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public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void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Calculate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()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метод вызывается при нажатии на кнопку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{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преобразуем введенные строки в числа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a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Parse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inputA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);</w:t>
      </w:r>
      <w:r w:rsidRPr="003D0A0C">
        <w:rPr>
          <w:rStyle w:val="a3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 xml:space="preserve"> 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b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Parse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inputB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);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result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(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a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*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b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).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ToString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();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выполняем расчет и выводим результат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}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метод для очистки данных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public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void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Clear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()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{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inputA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c"/>
          <w:rFonts w:ascii="Cascadia Code" w:hAnsi="Cascadia Code"/>
          <w:color w:val="008635"/>
          <w:sz w:val="32"/>
          <w:szCs w:val="21"/>
          <w:shd w:val="clear" w:color="auto" w:fill="F9F9F9"/>
        </w:rPr>
        <w:t>""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очищаем первое поле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inputB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c"/>
          <w:rFonts w:ascii="Cascadia Code" w:hAnsi="Cascadia Code"/>
          <w:color w:val="008635"/>
          <w:sz w:val="32"/>
          <w:szCs w:val="21"/>
          <w:shd w:val="clear" w:color="auto" w:fill="F9F9F9"/>
        </w:rPr>
        <w:t>""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очищаем второе поле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    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result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.</w:t>
      </w:r>
      <w:r w:rsidRPr="003D0A0C">
        <w:rPr>
          <w:rStyle w:val="e"/>
          <w:rFonts w:ascii="Cascadia Code" w:hAnsi="Cascadia Code"/>
          <w:color w:val="6B3AB4"/>
          <w:sz w:val="32"/>
          <w:szCs w:val="21"/>
          <w:shd w:val="clear" w:color="auto" w:fill="F9F9F9"/>
        </w:rPr>
        <w:t>text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8"/>
          <w:rFonts w:ascii="Cascadia Code" w:hAnsi="Cascadia Code"/>
          <w:color w:val="BA437A"/>
          <w:sz w:val="32"/>
          <w:szCs w:val="21"/>
          <w:shd w:val="clear" w:color="auto" w:fill="F9F9F9"/>
        </w:rPr>
        <w:t>=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</w:t>
      </w:r>
      <w:r w:rsidRPr="003D0A0C">
        <w:rPr>
          <w:rStyle w:val="c"/>
          <w:rFonts w:ascii="Cascadia Code" w:hAnsi="Cascadia Code"/>
          <w:color w:val="008635"/>
          <w:sz w:val="32"/>
          <w:szCs w:val="21"/>
          <w:shd w:val="clear" w:color="auto" w:fill="F9F9F9"/>
        </w:rPr>
        <w:t>""</w:t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; </w:t>
      </w:r>
      <w:r w:rsidRPr="003D0A0C">
        <w:rPr>
          <w:rStyle w:val="61"/>
          <w:rFonts w:ascii="Cascadia Code" w:hAnsi="Cascadia Code"/>
          <w:i/>
          <w:iCs/>
          <w:color w:val="818181"/>
          <w:sz w:val="32"/>
          <w:szCs w:val="21"/>
          <w:shd w:val="clear" w:color="auto" w:fill="F9F9F9"/>
        </w:rPr>
        <w:t>// очищаем результат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 xml:space="preserve">    }</w:t>
      </w:r>
      <w:r w:rsidRPr="003D0A0C">
        <w:rPr>
          <w:rFonts w:ascii="Cascadia Code" w:hAnsi="Cascadia Code"/>
          <w:color w:val="0D0D0D"/>
          <w:sz w:val="32"/>
          <w:szCs w:val="21"/>
        </w:rPr>
        <w:br/>
      </w:r>
      <w:r w:rsidRPr="003D0A0C">
        <w:rPr>
          <w:rFonts w:ascii="Cascadia Code" w:hAnsi="Cascadia Code"/>
          <w:color w:val="0D0D0D"/>
          <w:sz w:val="32"/>
          <w:szCs w:val="21"/>
          <w:shd w:val="clear" w:color="auto" w:fill="F9F9F9"/>
        </w:rPr>
        <w:t>}</w:t>
      </w:r>
      <w:r w:rsidRPr="003D0A0C">
        <w:rPr>
          <w:rFonts w:ascii="Cascadia Code" w:hAnsi="Cascadia Code" w:cs="Cascadia Mono"/>
          <w:color w:val="0000FF"/>
          <w:sz w:val="44"/>
          <w:szCs w:val="30"/>
          <w:highlight w:val="white"/>
          <w:lang w:val="en-US"/>
        </w:rPr>
        <w:t xml:space="preserve"> </w:t>
      </w:r>
      <w:r w:rsidRPr="003D0A0C">
        <w:rPr>
          <w:rFonts w:ascii="Cascadia Code" w:hAnsi="Cascadia Code" w:cs="Cascadia Mono"/>
          <w:color w:val="0000FF"/>
          <w:sz w:val="30"/>
          <w:szCs w:val="30"/>
          <w:highlight w:val="white"/>
          <w:lang w:val="en-US"/>
        </w:rPr>
        <w:br w:type="page"/>
      </w:r>
    </w:p>
    <w:p w14:paraId="63FABA11" w14:textId="77777777" w:rsidR="00EC4145" w:rsidRPr="00EC4145" w:rsidRDefault="00EC4145" w:rsidP="00EC4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0"/>
          <w:szCs w:val="30"/>
          <w:highlight w:val="white"/>
        </w:rPr>
      </w:pPr>
    </w:p>
    <w:p w14:paraId="3B5C77FA" w14:textId="2499347B" w:rsidR="00B26359" w:rsidRPr="00C92022" w:rsidRDefault="00000D3A" w:rsidP="001A6131">
      <w:pPr>
        <w:pStyle w:val="1"/>
      </w:pPr>
      <w:r>
        <w:t xml:space="preserve">13. </w:t>
      </w:r>
      <w:r w:rsidR="00B26359">
        <w:t xml:space="preserve">Как создать файл анимации в </w:t>
      </w:r>
      <w:r w:rsidR="00B26359">
        <w:rPr>
          <w:lang w:val="en-US"/>
        </w:rPr>
        <w:t>Unity</w:t>
      </w:r>
    </w:p>
    <w:p w14:paraId="47ABB76B" w14:textId="4F6B9FF0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 xml:space="preserve">Сначала в окне Hierarchy нужно выбрать объект, для которого будет создаваться анимация. Это может быть дверь, рычаг, кнопка </w:t>
      </w:r>
      <w:r w:rsidRPr="003D0A0C">
        <w:rPr>
          <w:sz w:val="45"/>
          <w:szCs w:val="45"/>
        </w:rPr>
        <w:t>или любой другой элемент сцены.</w:t>
      </w:r>
    </w:p>
    <w:p w14:paraId="5109444F" w14:textId="20EED88C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 xml:space="preserve">Затем нужно открыть окно Animation. Для этого используется команда </w:t>
      </w:r>
      <w:r w:rsidRPr="003D0A0C">
        <w:rPr>
          <w:sz w:val="45"/>
          <w:szCs w:val="45"/>
        </w:rPr>
        <w:t>Window → Animation → Animation.</w:t>
      </w:r>
    </w:p>
    <w:p w14:paraId="4F5243B6" w14:textId="4EC5C409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>После открытия окна необходимо создать новый файл анимации. Unity предложит задать имя файла и сохранить его в папке проекта. Такой файл с</w:t>
      </w:r>
      <w:r w:rsidRPr="003D0A0C">
        <w:rPr>
          <w:sz w:val="45"/>
          <w:szCs w:val="45"/>
        </w:rPr>
        <w:t>охраняется с расширением .anim.</w:t>
      </w:r>
    </w:p>
    <w:p w14:paraId="6E975939" w14:textId="7DF92264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>После создания файла анимация привязывается к выбранному объекту, и в окне Animat</w:t>
      </w:r>
      <w:r w:rsidRPr="003D0A0C">
        <w:rPr>
          <w:sz w:val="45"/>
          <w:szCs w:val="45"/>
        </w:rPr>
        <w:t>ion появляется временная шкала.</w:t>
      </w:r>
    </w:p>
    <w:p w14:paraId="1BFA8B8D" w14:textId="21234105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>Далее нужно включить режим записи, нажав на к</w:t>
      </w:r>
      <w:r w:rsidRPr="003D0A0C">
        <w:rPr>
          <w:sz w:val="45"/>
          <w:szCs w:val="45"/>
        </w:rPr>
        <w:t>расную кнопку в окне Animation.</w:t>
      </w:r>
    </w:p>
    <w:p w14:paraId="22C999FC" w14:textId="176A7CD5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 xml:space="preserve">После этого на разных кадрах временной шкалы можно изменять параметры объекта, например </w:t>
      </w:r>
      <w:r w:rsidRPr="003D0A0C">
        <w:rPr>
          <w:sz w:val="45"/>
          <w:szCs w:val="45"/>
        </w:rPr>
        <w:t>положение, поворот или масштаб.</w:t>
      </w:r>
    </w:p>
    <w:p w14:paraId="48DD81BF" w14:textId="1CA12CC7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>Unity автоматически запоминает эти изме</w:t>
      </w:r>
      <w:r w:rsidRPr="003D0A0C">
        <w:rPr>
          <w:sz w:val="45"/>
          <w:szCs w:val="45"/>
        </w:rPr>
        <w:t>нения и создает ключевые кадры.</w:t>
      </w:r>
    </w:p>
    <w:p w14:paraId="1DF9041B" w14:textId="242546E6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>Чем больше ключевых кадров и чем точнее они расставлены, тем по</w:t>
      </w:r>
      <w:r w:rsidRPr="003D0A0C">
        <w:rPr>
          <w:sz w:val="45"/>
          <w:szCs w:val="45"/>
        </w:rPr>
        <w:t>дробнее будет анимация.</w:t>
      </w:r>
    </w:p>
    <w:p w14:paraId="4D7D1576" w14:textId="69ECE3AC" w:rsidR="007E0E9E" w:rsidRPr="003D0A0C" w:rsidRDefault="007E0E9E" w:rsidP="007E0E9E">
      <w:pPr>
        <w:pStyle w:val="6"/>
        <w:numPr>
          <w:ilvl w:val="0"/>
          <w:numId w:val="12"/>
        </w:numPr>
        <w:ind w:left="0" w:firstLine="426"/>
        <w:rPr>
          <w:sz w:val="45"/>
          <w:szCs w:val="45"/>
        </w:rPr>
      </w:pPr>
      <w:r w:rsidRPr="003D0A0C">
        <w:rPr>
          <w:sz w:val="45"/>
          <w:szCs w:val="45"/>
        </w:rPr>
        <w:t>После завершения настройки режим записи нужно отключить.</w:t>
      </w:r>
    </w:p>
    <w:p w14:paraId="7AA22D24" w14:textId="7FAAB5E4" w:rsidR="00D30197" w:rsidRPr="00EC4145" w:rsidRDefault="007E0E9E" w:rsidP="007E0E9E">
      <w:pPr>
        <w:pStyle w:val="6"/>
        <w:numPr>
          <w:ilvl w:val="0"/>
          <w:numId w:val="12"/>
        </w:numPr>
        <w:tabs>
          <w:tab w:val="left" w:pos="993"/>
        </w:tabs>
        <w:ind w:left="0" w:firstLine="426"/>
        <w:rPr>
          <w:b/>
          <w:sz w:val="42"/>
          <w:szCs w:val="42"/>
        </w:rPr>
      </w:pPr>
      <w:r w:rsidRPr="003D0A0C">
        <w:rPr>
          <w:sz w:val="45"/>
          <w:szCs w:val="45"/>
        </w:rPr>
        <w:t>В результате файл анимации хранит изменения параметров объекта во времени и позволяет воспроизводить движение или другое действие объекта.</w:t>
      </w:r>
      <w:r w:rsidR="00D30197" w:rsidRPr="00EC4145">
        <w:rPr>
          <w:sz w:val="42"/>
          <w:szCs w:val="42"/>
        </w:rPr>
        <w:br w:type="page"/>
      </w:r>
    </w:p>
    <w:p w14:paraId="6573940D" w14:textId="76B63AD3" w:rsidR="00B26359" w:rsidRDefault="00000D3A" w:rsidP="001A6131">
      <w:pPr>
        <w:pStyle w:val="1"/>
      </w:pPr>
      <w:r>
        <w:lastRenderedPageBreak/>
        <w:t xml:space="preserve">14. </w:t>
      </w:r>
      <w:r w:rsidR="00B26359">
        <w:t>Как добавить к объекту контроллер анимации</w:t>
      </w:r>
    </w:p>
    <w:p w14:paraId="4CBCA240" w14:textId="1DFF8393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>Сначала нужно создать Animator Controller. Для этого в папке Assets выбираю</w:t>
      </w:r>
      <w:r w:rsidRPr="003D0A0C">
        <w:rPr>
          <w:sz w:val="40"/>
          <w:szCs w:val="38"/>
        </w:rPr>
        <w:t>т Create → Animator Controller.</w:t>
      </w:r>
    </w:p>
    <w:p w14:paraId="283F8834" w14:textId="6AEC1F3D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 xml:space="preserve">Затем созданный контроллер открывают двойным щелчком мыши. После этого открывается окно Animator, в котором настраиваются состояния </w:t>
      </w:r>
      <w:r w:rsidRPr="003D0A0C">
        <w:rPr>
          <w:sz w:val="40"/>
          <w:szCs w:val="38"/>
        </w:rPr>
        <w:t>анимации и переходы между ними.</w:t>
      </w:r>
    </w:p>
    <w:p w14:paraId="7733E2AD" w14:textId="699FA3B9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>Далее в окне Hierarchy нужно выбрать объект, к кото</w:t>
      </w:r>
      <w:r w:rsidRPr="003D0A0C">
        <w:rPr>
          <w:sz w:val="40"/>
          <w:szCs w:val="38"/>
        </w:rPr>
        <w:t>рому будет подключена анимация.</w:t>
      </w:r>
    </w:p>
    <w:p w14:paraId="437B8985" w14:textId="7108669C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>У этого объекта должен быть компонент Animator. Если его нет, его нужно добавить через Inspe</w:t>
      </w:r>
      <w:r w:rsidRPr="003D0A0C">
        <w:rPr>
          <w:sz w:val="40"/>
          <w:szCs w:val="38"/>
        </w:rPr>
        <w:t>ctor: Add Component → Animator.</w:t>
      </w:r>
    </w:p>
    <w:p w14:paraId="3C1F5A13" w14:textId="24D17D0D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>После этого в компоненте Animator в поле Controller нужно назначить</w:t>
      </w:r>
      <w:r w:rsidRPr="003D0A0C">
        <w:rPr>
          <w:sz w:val="40"/>
          <w:szCs w:val="38"/>
        </w:rPr>
        <w:t xml:space="preserve"> созданный Animator Controller.</w:t>
      </w:r>
    </w:p>
    <w:p w14:paraId="4105C4FA" w14:textId="477BC89F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>В окне Animator уже есть служебные блоки Entry, Any State и Exit. Они нужны для организац</w:t>
      </w:r>
      <w:r w:rsidRPr="003D0A0C">
        <w:rPr>
          <w:sz w:val="40"/>
          <w:szCs w:val="38"/>
        </w:rPr>
        <w:t>ии переходов между состояниями.</w:t>
      </w:r>
    </w:p>
    <w:p w14:paraId="7E4BE74A" w14:textId="3E92DC0B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 xml:space="preserve">Затем в Animator создают состояние покоя, например Empty State, если объект должен сначала </w:t>
      </w:r>
      <w:r w:rsidRPr="003D0A0C">
        <w:rPr>
          <w:sz w:val="40"/>
          <w:szCs w:val="38"/>
        </w:rPr>
        <w:t>находиться в обычном состоянии.</w:t>
      </w:r>
    </w:p>
    <w:p w14:paraId="113E64AD" w14:textId="1BE92FBF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>После этого в окно Animator перетаскивают файл анимации .anim. Так создается состоян</w:t>
      </w:r>
      <w:r w:rsidRPr="003D0A0C">
        <w:rPr>
          <w:sz w:val="40"/>
          <w:szCs w:val="38"/>
        </w:rPr>
        <w:t>ие, связанное с этой анимацией.</w:t>
      </w:r>
    </w:p>
    <w:p w14:paraId="69308BA4" w14:textId="0D1BBB9C" w:rsidR="007E0E9E" w:rsidRPr="003D0A0C" w:rsidRDefault="007E0E9E" w:rsidP="007E0E9E">
      <w:pPr>
        <w:pStyle w:val="6"/>
        <w:numPr>
          <w:ilvl w:val="0"/>
          <w:numId w:val="13"/>
        </w:numPr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>Если анимация должна запускаться по команде, в разделе Parameters создают парам</w:t>
      </w:r>
      <w:r w:rsidRPr="003D0A0C">
        <w:rPr>
          <w:sz w:val="40"/>
          <w:szCs w:val="38"/>
        </w:rPr>
        <w:t>етр, например Bool или Trigger.</w:t>
      </w:r>
    </w:p>
    <w:p w14:paraId="2D59C019" w14:textId="5CF90FB8" w:rsidR="007E0E9E" w:rsidRPr="003D0A0C" w:rsidRDefault="007E0E9E" w:rsidP="007E0E9E">
      <w:pPr>
        <w:pStyle w:val="6"/>
        <w:numPr>
          <w:ilvl w:val="0"/>
          <w:numId w:val="13"/>
        </w:numPr>
        <w:tabs>
          <w:tab w:val="left" w:pos="993"/>
        </w:tabs>
        <w:ind w:left="0" w:firstLine="426"/>
        <w:rPr>
          <w:sz w:val="40"/>
          <w:szCs w:val="38"/>
        </w:rPr>
      </w:pPr>
      <w:r w:rsidRPr="003D0A0C">
        <w:rPr>
          <w:sz w:val="40"/>
          <w:szCs w:val="38"/>
        </w:rPr>
        <w:t>Далее между состояниями настраиваются переходы, чтобы объект мог переходить из состоя</w:t>
      </w:r>
      <w:r w:rsidRPr="003D0A0C">
        <w:rPr>
          <w:sz w:val="40"/>
          <w:szCs w:val="38"/>
        </w:rPr>
        <w:t>ния покоя к анимации и обратно.</w:t>
      </w:r>
    </w:p>
    <w:p w14:paraId="2BEF87B2" w14:textId="13127D2E" w:rsidR="007E0E9E" w:rsidRPr="007E0E9E" w:rsidRDefault="007E0E9E" w:rsidP="0063352A">
      <w:pPr>
        <w:pStyle w:val="6"/>
        <w:numPr>
          <w:ilvl w:val="0"/>
          <w:numId w:val="13"/>
        </w:numPr>
        <w:tabs>
          <w:tab w:val="left" w:pos="993"/>
        </w:tabs>
        <w:spacing w:line="259" w:lineRule="auto"/>
        <w:ind w:left="0" w:firstLine="426"/>
        <w:rPr>
          <w:sz w:val="38"/>
          <w:szCs w:val="38"/>
        </w:rPr>
      </w:pPr>
      <w:r w:rsidRPr="003D0A0C">
        <w:rPr>
          <w:sz w:val="40"/>
          <w:szCs w:val="38"/>
        </w:rPr>
        <w:t xml:space="preserve">В результате Animator Controller управляет тем, какая анимация будет проигрываться у объекта и при каких условиях. </w:t>
      </w:r>
      <w:r w:rsidRPr="007E0E9E">
        <w:rPr>
          <w:sz w:val="38"/>
          <w:szCs w:val="38"/>
        </w:rPr>
        <w:br w:type="page"/>
      </w:r>
    </w:p>
    <w:p w14:paraId="1E039596" w14:textId="5D783A44" w:rsidR="00B26359" w:rsidRPr="00DD2AC6" w:rsidRDefault="00000D3A" w:rsidP="001A6131">
      <w:pPr>
        <w:pStyle w:val="1"/>
      </w:pPr>
      <w:r w:rsidRPr="00DD2AC6">
        <w:lastRenderedPageBreak/>
        <w:t xml:space="preserve">15. </w:t>
      </w:r>
      <w:r w:rsidR="00B26359" w:rsidRPr="00DD2AC6">
        <w:t>Как создать и настроить переход к анимации</w:t>
      </w:r>
    </w:p>
    <w:p w14:paraId="5F8A9791" w14:textId="35A992E8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>Сначала должен быть создан Animator Controller, в котором уже есть как минимум два состояния: состояние</w:t>
      </w:r>
      <w:r w:rsidRPr="003D0A0C">
        <w:rPr>
          <w:sz w:val="46"/>
          <w:szCs w:val="46"/>
        </w:rPr>
        <w:t xml:space="preserve"> покоя и состояние с анимацией.</w:t>
      </w:r>
    </w:p>
    <w:p w14:paraId="1B0A3D8E" w14:textId="322BE9E9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 xml:space="preserve">Если состояние покоя еще не создано, его добавляют через Create State → </w:t>
      </w:r>
      <w:r w:rsidRPr="003D0A0C">
        <w:rPr>
          <w:sz w:val="46"/>
          <w:szCs w:val="46"/>
        </w:rPr>
        <w:t>Empty.</w:t>
      </w:r>
    </w:p>
    <w:p w14:paraId="4E1592FC" w14:textId="076B7CE7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>Чтобы создать переход, нужно щелкнуть правой кнопкой мыши по начальному состоянию и выбрать Make Transition, а за</w:t>
      </w:r>
      <w:r w:rsidRPr="003D0A0C">
        <w:rPr>
          <w:sz w:val="46"/>
          <w:szCs w:val="46"/>
        </w:rPr>
        <w:t>тем указать состояние анимации.</w:t>
      </w:r>
    </w:p>
    <w:p w14:paraId="2AC84427" w14:textId="26C707A0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>Если нужен обратный переход, он создается точно так же: от состоя</w:t>
      </w:r>
      <w:r w:rsidRPr="003D0A0C">
        <w:rPr>
          <w:sz w:val="46"/>
          <w:szCs w:val="46"/>
        </w:rPr>
        <w:t>ния анимации к состоянию покоя.</w:t>
      </w:r>
    </w:p>
    <w:p w14:paraId="6475EF3E" w14:textId="77A99BC7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>После этого создается параметр, который будет управлять переходом. Чаще всего</w:t>
      </w:r>
      <w:r w:rsidRPr="003D0A0C">
        <w:rPr>
          <w:sz w:val="46"/>
          <w:szCs w:val="46"/>
        </w:rPr>
        <w:t xml:space="preserve"> используется Bool или Trigger.</w:t>
      </w:r>
    </w:p>
    <w:p w14:paraId="008EE52F" w14:textId="452BC6BE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>Далее нужно выделить стрелку перехода и в Inspector в разделе Conditio</w:t>
      </w:r>
      <w:r w:rsidRPr="003D0A0C">
        <w:rPr>
          <w:sz w:val="46"/>
          <w:szCs w:val="46"/>
        </w:rPr>
        <w:t>ns добавить созданный параметр.</w:t>
      </w:r>
    </w:p>
    <w:p w14:paraId="27C51CEB" w14:textId="1D0FDC92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 xml:space="preserve">Если используется Bool, то для перехода к анимации обычно задают условие run = true, а для </w:t>
      </w:r>
      <w:r w:rsidRPr="003D0A0C">
        <w:rPr>
          <w:sz w:val="46"/>
          <w:szCs w:val="46"/>
        </w:rPr>
        <w:t>обратного перехода run = false.</w:t>
      </w:r>
    </w:p>
    <w:p w14:paraId="3E1A5B68" w14:textId="34872AAE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>Если анимация должна сначала доиграться до конца, для обратного пе</w:t>
      </w:r>
      <w:r w:rsidRPr="003D0A0C">
        <w:rPr>
          <w:sz w:val="46"/>
          <w:szCs w:val="46"/>
        </w:rPr>
        <w:t>рехода оставляют Has Exit Time.</w:t>
      </w:r>
    </w:p>
    <w:p w14:paraId="46B16F84" w14:textId="58C3EF8E" w:rsidR="002200DE" w:rsidRPr="003D0A0C" w:rsidRDefault="002200DE" w:rsidP="002200DE">
      <w:pPr>
        <w:pStyle w:val="6"/>
        <w:numPr>
          <w:ilvl w:val="0"/>
          <w:numId w:val="14"/>
        </w:numPr>
        <w:ind w:left="0" w:firstLine="426"/>
        <w:rPr>
          <w:sz w:val="46"/>
          <w:szCs w:val="46"/>
        </w:rPr>
      </w:pPr>
      <w:r w:rsidRPr="003D0A0C">
        <w:rPr>
          <w:sz w:val="46"/>
          <w:szCs w:val="46"/>
        </w:rPr>
        <w:t>Если нужно, чтобы анимация могла запускаться из любого состояния, переход создаю</w:t>
      </w:r>
      <w:r w:rsidRPr="003D0A0C">
        <w:rPr>
          <w:sz w:val="46"/>
          <w:szCs w:val="46"/>
        </w:rPr>
        <w:t>т от блока Any State.</w:t>
      </w:r>
    </w:p>
    <w:p w14:paraId="5DB2E930" w14:textId="4ACECC2F" w:rsidR="00D30197" w:rsidRPr="002200DE" w:rsidRDefault="002200DE" w:rsidP="00AC7D2B">
      <w:pPr>
        <w:pStyle w:val="6"/>
        <w:numPr>
          <w:ilvl w:val="0"/>
          <w:numId w:val="14"/>
        </w:numPr>
        <w:spacing w:line="259" w:lineRule="auto"/>
        <w:ind w:left="0" w:firstLine="426"/>
        <w:rPr>
          <w:sz w:val="40"/>
          <w:szCs w:val="40"/>
        </w:rPr>
      </w:pPr>
      <w:r w:rsidRPr="003D0A0C">
        <w:rPr>
          <w:sz w:val="46"/>
          <w:szCs w:val="46"/>
        </w:rPr>
        <w:t>После настройки нужно проверить, правильно ли работают условия переходов, чтобы анимация запускалась и завершалась так, как требуется.</w:t>
      </w:r>
      <w:r w:rsidRPr="002200DE">
        <w:rPr>
          <w:sz w:val="40"/>
          <w:szCs w:val="40"/>
        </w:rPr>
        <w:br w:type="page"/>
      </w:r>
    </w:p>
    <w:p w14:paraId="0A8E4D53" w14:textId="5A157938" w:rsidR="00B26359" w:rsidRPr="00DD2AC6" w:rsidRDefault="00000D3A" w:rsidP="001A6131">
      <w:pPr>
        <w:pStyle w:val="1"/>
      </w:pPr>
      <w:r w:rsidRPr="00DD2AC6">
        <w:lastRenderedPageBreak/>
        <w:t xml:space="preserve">16. </w:t>
      </w:r>
      <w:r w:rsidR="00B26359" w:rsidRPr="00DD2AC6">
        <w:t>Как задать скорость и продолжительность анимации в среде Unity</w:t>
      </w:r>
    </w:p>
    <w:p w14:paraId="50E790D2" w14:textId="369542A5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Сначала нужно выбрать объект, для которого уже создан файл аним</w:t>
      </w:r>
      <w:r>
        <w:rPr>
          <w:sz w:val="44"/>
          <w:szCs w:val="44"/>
        </w:rPr>
        <w:t>ации, и открыть окно Animation.</w:t>
      </w:r>
    </w:p>
    <w:p w14:paraId="77FC2EBA" w14:textId="0CAEE019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В окне Animation находится временная шкала, на котор</w:t>
      </w:r>
      <w:r>
        <w:rPr>
          <w:sz w:val="44"/>
          <w:szCs w:val="44"/>
        </w:rPr>
        <w:t>ой отображаются ключевые кадры.</w:t>
      </w:r>
    </w:p>
    <w:p w14:paraId="400AD38E" w14:textId="04DF57A1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Продолжительность анимации зависит от того, как расположен</w:t>
      </w:r>
      <w:r>
        <w:rPr>
          <w:sz w:val="44"/>
          <w:szCs w:val="44"/>
        </w:rPr>
        <w:t>ы ключевые кадры на этой шкале.</w:t>
      </w:r>
    </w:p>
    <w:p w14:paraId="3A4B33CC" w14:textId="0C911171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Если ключевые кадры расположить дальше друг от друга,</w:t>
      </w:r>
      <w:r>
        <w:rPr>
          <w:sz w:val="44"/>
          <w:szCs w:val="44"/>
        </w:rPr>
        <w:t xml:space="preserve"> анимация будет длиться дольше.</w:t>
      </w:r>
    </w:p>
    <w:p w14:paraId="411B3681" w14:textId="5CC35BD3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Если ключевые кадры расположить ближе друг к</w:t>
      </w:r>
      <w:r>
        <w:rPr>
          <w:sz w:val="44"/>
          <w:szCs w:val="44"/>
        </w:rPr>
        <w:t xml:space="preserve"> другу, анимация станет короче.</w:t>
      </w:r>
    </w:p>
    <w:p w14:paraId="3A6C7822" w14:textId="42F0C82C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Таким образом, длительность анимации изменяется за счет изменения расстояния между ключевыми кадрами на в</w:t>
      </w:r>
      <w:r>
        <w:rPr>
          <w:sz w:val="44"/>
          <w:szCs w:val="44"/>
        </w:rPr>
        <w:t>ременной шкале.</w:t>
      </w:r>
    </w:p>
    <w:p w14:paraId="173E805A" w14:textId="63569725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Скорость воспроизведения анимации задае</w:t>
      </w:r>
      <w:r>
        <w:rPr>
          <w:sz w:val="44"/>
          <w:szCs w:val="44"/>
        </w:rPr>
        <w:t>тся через параметр Sample Rate.</w:t>
      </w:r>
    </w:p>
    <w:p w14:paraId="3F9927FF" w14:textId="0A9C0DFD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Чтобы изменить Sample Rate, в окне Animation открывают настройки через значок шестеренки и вы</w:t>
      </w:r>
      <w:r>
        <w:rPr>
          <w:sz w:val="44"/>
          <w:szCs w:val="44"/>
        </w:rPr>
        <w:t>бирают команду Set Sample Rate.</w:t>
      </w:r>
    </w:p>
    <w:p w14:paraId="29955A53" w14:textId="4AF0BA69" w:rsidR="002200DE" w:rsidRPr="002200DE" w:rsidRDefault="002200DE" w:rsidP="002200DE">
      <w:pPr>
        <w:pStyle w:val="6"/>
        <w:numPr>
          <w:ilvl w:val="0"/>
          <w:numId w:val="15"/>
        </w:numPr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Sample Rate показывает, сколько кадров во</w:t>
      </w:r>
      <w:r>
        <w:rPr>
          <w:sz w:val="44"/>
          <w:szCs w:val="44"/>
        </w:rPr>
        <w:t>спроизводится за одну секунду.</w:t>
      </w:r>
    </w:p>
    <w:p w14:paraId="4061B9D0" w14:textId="26516277" w:rsidR="002200DE" w:rsidRPr="002200DE" w:rsidRDefault="002200DE" w:rsidP="002200DE">
      <w:pPr>
        <w:pStyle w:val="6"/>
        <w:numPr>
          <w:ilvl w:val="0"/>
          <w:numId w:val="15"/>
        </w:numPr>
        <w:tabs>
          <w:tab w:val="left" w:pos="993"/>
        </w:tabs>
        <w:ind w:left="0" w:firstLine="426"/>
        <w:rPr>
          <w:sz w:val="44"/>
          <w:szCs w:val="44"/>
        </w:rPr>
      </w:pPr>
      <w:r w:rsidRPr="002200DE">
        <w:rPr>
          <w:sz w:val="44"/>
          <w:szCs w:val="44"/>
        </w:rPr>
        <w:t>Если увеличить Sample Rate, анимация будет проигрываться быстрее. Если уменьшить, анимация</w:t>
      </w:r>
      <w:r>
        <w:rPr>
          <w:sz w:val="44"/>
          <w:szCs w:val="44"/>
        </w:rPr>
        <w:t xml:space="preserve"> будет проигрываться медленнее.</w:t>
      </w:r>
    </w:p>
    <w:p w14:paraId="53F4DB1C" w14:textId="7806CBDA" w:rsidR="00D30197" w:rsidRPr="002200DE" w:rsidRDefault="002200DE" w:rsidP="00DE6960">
      <w:pPr>
        <w:pStyle w:val="6"/>
        <w:numPr>
          <w:ilvl w:val="0"/>
          <w:numId w:val="15"/>
        </w:numPr>
        <w:tabs>
          <w:tab w:val="left" w:pos="993"/>
        </w:tabs>
        <w:spacing w:line="259" w:lineRule="auto"/>
        <w:ind w:left="0" w:firstLine="426"/>
        <w:rPr>
          <w:b/>
          <w:sz w:val="44"/>
          <w:szCs w:val="44"/>
        </w:rPr>
      </w:pPr>
      <w:r w:rsidRPr="002200DE">
        <w:rPr>
          <w:sz w:val="44"/>
          <w:szCs w:val="44"/>
        </w:rPr>
        <w:t>В результате скорость и длительность анимации можно настраивать отдельно: длительность через расположение ключевых кадров, а скорость через Sample Rate.</w:t>
      </w:r>
      <w:r w:rsidR="00D30197" w:rsidRPr="002200DE">
        <w:rPr>
          <w:sz w:val="44"/>
          <w:szCs w:val="44"/>
        </w:rPr>
        <w:br w:type="page"/>
      </w:r>
    </w:p>
    <w:p w14:paraId="1039149D" w14:textId="2AE94805" w:rsidR="00B26359" w:rsidRPr="0024260A" w:rsidRDefault="00000D3A" w:rsidP="001A6131">
      <w:pPr>
        <w:pStyle w:val="1"/>
      </w:pPr>
      <w:r>
        <w:lastRenderedPageBreak/>
        <w:t xml:space="preserve">17. </w:t>
      </w:r>
      <w:r w:rsidR="00B26359">
        <w:t xml:space="preserve">Как настроить файл анимации для запуска по команде в среде </w:t>
      </w:r>
      <w:r w:rsidR="00B26359">
        <w:rPr>
          <w:lang w:val="en-US"/>
        </w:rPr>
        <w:t>Unity</w:t>
      </w:r>
    </w:p>
    <w:p w14:paraId="105B2CBD" w14:textId="01C602EB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Сначала нужно создать файл анимации .anim и добавить его в Animator Controller ка</w:t>
      </w:r>
      <w:r>
        <w:rPr>
          <w:rStyle w:val="ad"/>
          <w:b w:val="0"/>
          <w:bCs w:val="0"/>
          <w:sz w:val="34"/>
          <w:szCs w:val="34"/>
        </w:rPr>
        <w:t>к отдельное состояние анимации.</w:t>
      </w:r>
    </w:p>
    <w:p w14:paraId="0E16860D" w14:textId="2D3D16CF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Затем нужно открыть окно Animator, потому что именно в нем настраиваются с</w:t>
      </w:r>
      <w:r>
        <w:rPr>
          <w:rStyle w:val="ad"/>
          <w:b w:val="0"/>
          <w:bCs w:val="0"/>
          <w:sz w:val="34"/>
          <w:szCs w:val="34"/>
        </w:rPr>
        <w:t>остояния и переходы между ними.</w:t>
      </w:r>
    </w:p>
    <w:p w14:paraId="4585A743" w14:textId="50F1AAB3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В разделе Parameters создается переменная, которая будет управлять запуском анимации. Если анимацию нужно включать и выключать, удобно и</w:t>
      </w:r>
      <w:r>
        <w:rPr>
          <w:rStyle w:val="ad"/>
          <w:b w:val="0"/>
          <w:bCs w:val="0"/>
          <w:sz w:val="34"/>
          <w:szCs w:val="34"/>
        </w:rPr>
        <w:t>спользовать параметр типа Bool.</w:t>
      </w:r>
    </w:p>
    <w:p w14:paraId="3289141E" w14:textId="24202C18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После этого создается переход от состояния покоя к состоянию анимации. Для этого перехода задается у</w:t>
      </w:r>
      <w:r>
        <w:rPr>
          <w:rStyle w:val="ad"/>
          <w:b w:val="0"/>
          <w:bCs w:val="0"/>
          <w:sz w:val="34"/>
          <w:szCs w:val="34"/>
        </w:rPr>
        <w:t>словие, например isOpen = true.</w:t>
      </w:r>
    </w:p>
    <w:p w14:paraId="505DF6AB" w14:textId="291975C6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Если объект должен возвращаться в исходное состояние, создается обратный переход от анимации к состоянию покоя. Для него з</w:t>
      </w:r>
      <w:r>
        <w:rPr>
          <w:rStyle w:val="ad"/>
          <w:b w:val="0"/>
          <w:bCs w:val="0"/>
          <w:sz w:val="34"/>
          <w:szCs w:val="34"/>
        </w:rPr>
        <w:t>адается условие isOpen = false.</w:t>
      </w:r>
    </w:p>
    <w:p w14:paraId="31F8995B" w14:textId="0B4C79D3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 xml:space="preserve">Далее создается скрипт, который будет менять значение параметра по </w:t>
      </w:r>
      <w:r>
        <w:rPr>
          <w:rStyle w:val="ad"/>
          <w:b w:val="0"/>
          <w:bCs w:val="0"/>
          <w:sz w:val="34"/>
          <w:szCs w:val="34"/>
        </w:rPr>
        <w:t>команде пользователя.</w:t>
      </w:r>
    </w:p>
    <w:p w14:paraId="4F1C0D90" w14:textId="09955892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Этот скрипт добавляется на объект, у ко</w:t>
      </w:r>
      <w:r>
        <w:rPr>
          <w:rStyle w:val="ad"/>
          <w:b w:val="0"/>
          <w:bCs w:val="0"/>
          <w:sz w:val="34"/>
          <w:szCs w:val="34"/>
        </w:rPr>
        <w:t>торого есть компонент Animator.</w:t>
      </w:r>
    </w:p>
    <w:p w14:paraId="175442AE" w14:textId="727005AE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В скрипте сначала получают ссылку на Animator, а затем по нажатию клав</w:t>
      </w:r>
      <w:r>
        <w:rPr>
          <w:rStyle w:val="ad"/>
          <w:b w:val="0"/>
          <w:bCs w:val="0"/>
          <w:sz w:val="34"/>
          <w:szCs w:val="34"/>
        </w:rPr>
        <w:t>иш изменяют значение параметра.</w:t>
      </w:r>
    </w:p>
    <w:p w14:paraId="004908AC" w14:textId="421A7727" w:rsidR="002200DE" w:rsidRPr="002200DE" w:rsidRDefault="002200DE" w:rsidP="002200DE">
      <w:pPr>
        <w:pStyle w:val="6"/>
        <w:numPr>
          <w:ilvl w:val="0"/>
          <w:numId w:val="16"/>
        </w:numPr>
        <w:ind w:left="0" w:firstLine="426"/>
        <w:rPr>
          <w:rStyle w:val="ad"/>
          <w:b w:val="0"/>
          <w:bCs w:val="0"/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Когда значение параметра становится true, анимация запускается. Когда значение становится false</w:t>
      </w:r>
      <w:r>
        <w:rPr>
          <w:rStyle w:val="ad"/>
          <w:b w:val="0"/>
          <w:bCs w:val="0"/>
          <w:sz w:val="34"/>
          <w:szCs w:val="34"/>
        </w:rPr>
        <w:t>, выполняется обратный переход.</w:t>
      </w:r>
    </w:p>
    <w:p w14:paraId="7296D383" w14:textId="0CDE6A5B" w:rsidR="001B40A3" w:rsidRPr="00EC4145" w:rsidRDefault="002200DE" w:rsidP="002200DE">
      <w:pPr>
        <w:pStyle w:val="6"/>
        <w:numPr>
          <w:ilvl w:val="0"/>
          <w:numId w:val="16"/>
        </w:numPr>
        <w:tabs>
          <w:tab w:val="left" w:pos="993"/>
        </w:tabs>
        <w:ind w:left="0" w:firstLine="426"/>
        <w:rPr>
          <w:sz w:val="34"/>
          <w:szCs w:val="34"/>
        </w:rPr>
      </w:pPr>
      <w:r w:rsidRPr="002200DE">
        <w:rPr>
          <w:rStyle w:val="ad"/>
          <w:b w:val="0"/>
          <w:bCs w:val="0"/>
          <w:sz w:val="34"/>
          <w:szCs w:val="34"/>
        </w:rPr>
        <w:t>Таким образом, файл анимации запускается по команде через параметр в Animator и скрипт.</w:t>
      </w:r>
    </w:p>
    <w:p w14:paraId="58DA882D" w14:textId="68AC4775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public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class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AnimationRun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: MonoBehaviour{</w:t>
      </w:r>
    </w:p>
    <w:p w14:paraId="6E85032A" w14:textId="0511F194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   </w:t>
      </w: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private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Animator anim</w:t>
      </w:r>
      <w:r w:rsidR="002200DE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ator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;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//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Переменная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для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ссылки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на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компонент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Animator.</w:t>
      </w:r>
    </w:p>
    <w:p w14:paraId="01C71EA0" w14:textId="0A3EBCDB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9E7F3D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   </w:t>
      </w: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</w:rPr>
        <w:t>void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Start()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// Метод выполняется при запуске сцены.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</w:p>
    <w:p w14:paraId="7684F3F9" w14:textId="2E4EABE2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    </w:t>
      </w:r>
      <w:r w:rsidR="002200DE"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anim</w:t>
      </w:r>
      <w:r w:rsidR="002200DE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ator</w:t>
      </w:r>
      <w:r w:rsidR="002200DE"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= GetComponent&lt;Animator&gt;();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//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Получаем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компонент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Animator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у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объекта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.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14:paraId="789DEE8D" w14:textId="2317F3EE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9E7F3D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   </w:t>
      </w: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</w:rPr>
        <w:t>void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Update()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// Метод выполняется каждый кадр.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</w:p>
    <w:p w14:paraId="63983F84" w14:textId="3636B73F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    </w:t>
      </w: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</w:rPr>
        <w:t>if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(Input.GetKeyDown(KeyCode.</w:t>
      </w:r>
      <w:r w:rsidR="002200DE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W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))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 xml:space="preserve">// Проверяем, нажата ли клавиша </w:t>
      </w:r>
      <w:r w:rsidR="002200DE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W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.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</w:p>
    <w:p w14:paraId="3AFD2011" w14:textId="352DA955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        </w:t>
      </w:r>
      <w:r w:rsidR="002200DE"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anim</w:t>
      </w:r>
      <w:r w:rsidR="002200DE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ator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>.SetBool(</w:t>
      </w:r>
      <w:r w:rsidRPr="007831C7">
        <w:rPr>
          <w:rFonts w:ascii="Cascadia Mono" w:hAnsi="Cascadia Mono" w:cs="Cascadia Mono"/>
          <w:color w:val="A31515"/>
          <w:sz w:val="32"/>
          <w:szCs w:val="32"/>
          <w:highlight w:val="white"/>
        </w:rPr>
        <w:t>"run"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, </w:t>
      </w: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</w:rPr>
        <w:t>true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);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// Устанавливаем параметр run в true и запускаем анимацию.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>}</w:t>
      </w:r>
    </w:p>
    <w:p w14:paraId="4BE804F3" w14:textId="14AA308F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    </w:t>
      </w: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</w:rPr>
        <w:t>if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(Input.GetKeyDown(KeyCode.</w:t>
      </w:r>
      <w:r w:rsidR="002200DE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S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))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 xml:space="preserve">// Проверяем, нажата ли клавиша </w:t>
      </w:r>
      <w:r w:rsidR="002200DE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S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.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</w:p>
    <w:p w14:paraId="1F12C0F6" w14:textId="6B125E5D" w:rsidR="005603E8" w:rsidRPr="007831C7" w:rsidRDefault="005603E8" w:rsidP="005603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          </w:t>
      </w:r>
      <w:r w:rsidR="002200DE" w:rsidRPr="007831C7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anim</w:t>
      </w:r>
      <w:r w:rsidR="002200DE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ator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>.SetBool(</w:t>
      </w:r>
      <w:r w:rsidRPr="007831C7">
        <w:rPr>
          <w:rFonts w:ascii="Cascadia Mono" w:hAnsi="Cascadia Mono" w:cs="Cascadia Mono"/>
          <w:color w:val="A31515"/>
          <w:sz w:val="32"/>
          <w:szCs w:val="32"/>
          <w:highlight w:val="white"/>
        </w:rPr>
        <w:t>"run"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, </w:t>
      </w:r>
      <w:r w:rsidRPr="007831C7">
        <w:rPr>
          <w:rFonts w:ascii="Cascadia Mono" w:hAnsi="Cascadia Mono" w:cs="Cascadia Mono"/>
          <w:color w:val="0000FF"/>
          <w:sz w:val="32"/>
          <w:szCs w:val="32"/>
          <w:highlight w:val="white"/>
        </w:rPr>
        <w:t>false</w:t>
      </w: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); </w:t>
      </w:r>
      <w:r w:rsidRPr="007831C7">
        <w:rPr>
          <w:rFonts w:ascii="Cascadia Mono" w:hAnsi="Cascadia Mono" w:cs="Cascadia Mono"/>
          <w:color w:val="008000"/>
          <w:sz w:val="32"/>
          <w:szCs w:val="32"/>
          <w:highlight w:val="white"/>
        </w:rPr>
        <w:t>// Устанавливаем параметр run в false и выполняем обратный переход.</w:t>
      </w:r>
    </w:p>
    <w:p w14:paraId="0DB9367B" w14:textId="1AB4F276" w:rsidR="00D30197" w:rsidRPr="007831C7" w:rsidRDefault="005603E8" w:rsidP="007831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7831C7">
        <w:rPr>
          <w:rFonts w:ascii="Cascadia Mono" w:hAnsi="Cascadia Mono" w:cs="Cascadia Mono"/>
          <w:color w:val="000000"/>
          <w:sz w:val="32"/>
          <w:szCs w:val="32"/>
          <w:highlight w:val="white"/>
        </w:rPr>
        <w:lastRenderedPageBreak/>
        <w:t xml:space="preserve">        }}}</w:t>
      </w:r>
    </w:p>
    <w:p w14:paraId="78D88BFF" w14:textId="190C51FF" w:rsidR="00B26359" w:rsidRDefault="00000D3A" w:rsidP="001A6131">
      <w:pPr>
        <w:pStyle w:val="1"/>
      </w:pPr>
      <w:r>
        <w:t xml:space="preserve">18. </w:t>
      </w:r>
      <w:r w:rsidR="00B26359">
        <w:t>Как создать и использовать переменные для управления анимацией</w:t>
      </w:r>
    </w:p>
    <w:p w14:paraId="22221FCC" w14:textId="7777777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Сначала нужно открыть Animator Controller, в котором уже есть состояния анимации.</w:t>
      </w:r>
    </w:p>
    <w:p w14:paraId="122A9C38" w14:textId="7777777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В окне Animator есть вкладка Parameters, в ней создаются переменные для управления анимацией.</w:t>
      </w:r>
    </w:p>
    <w:p w14:paraId="67732BA7" w14:textId="1F419D02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Можно создать разные типы переменных:</w:t>
      </w:r>
      <w:r w:rsidRPr="002200DE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Bool</w:t>
      </w:r>
      <w:r>
        <w:rPr>
          <w:sz w:val="32"/>
          <w:szCs w:val="32"/>
          <w:lang w:val="en-US"/>
        </w:rPr>
        <w:t>-</w:t>
      </w:r>
      <w:r w:rsidRPr="002200DE">
        <w:rPr>
          <w:sz w:val="32"/>
          <w:szCs w:val="32"/>
        </w:rPr>
        <w:t xml:space="preserve"> если анимацию нужно включать и выключать</w:t>
      </w:r>
      <w:r w:rsidRPr="002200DE">
        <w:rPr>
          <w:sz w:val="32"/>
          <w:szCs w:val="32"/>
          <w:lang w:val="en-US"/>
        </w:rPr>
        <w:t xml:space="preserve">; </w:t>
      </w:r>
      <w:r w:rsidRPr="002200DE">
        <w:rPr>
          <w:sz w:val="32"/>
          <w:szCs w:val="32"/>
        </w:rPr>
        <w:t xml:space="preserve">Trigger </w:t>
      </w:r>
      <w:r>
        <w:rPr>
          <w:sz w:val="32"/>
          <w:szCs w:val="32"/>
          <w:lang w:val="en-US"/>
        </w:rPr>
        <w:t>-</w:t>
      </w:r>
      <w:r w:rsidRPr="002200DE">
        <w:rPr>
          <w:sz w:val="32"/>
          <w:szCs w:val="32"/>
        </w:rPr>
        <w:t>если анимацию нужно запускать один раз</w:t>
      </w:r>
    </w:p>
    <w:p w14:paraId="485E95D6" w14:textId="7777777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После создания переменной она используется в переходах между состояниями.</w:t>
      </w:r>
    </w:p>
    <w:p w14:paraId="6FA7095B" w14:textId="7777777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Для этого нужно выбрать стрелку перехода и в разделе Conditions добавить созданную переменную.</w:t>
      </w:r>
    </w:p>
    <w:p w14:paraId="534549BC" w14:textId="4B8AC6E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Например, если используется Bool, то задаются условия:</w:t>
      </w:r>
      <w:r w:rsidRPr="002200DE">
        <w:rPr>
          <w:sz w:val="32"/>
          <w:szCs w:val="32"/>
          <w:lang w:val="en-US"/>
        </w:rPr>
        <w:t xml:space="preserve"> </w:t>
      </w:r>
      <w:r w:rsidRPr="002200DE">
        <w:rPr>
          <w:sz w:val="32"/>
          <w:szCs w:val="32"/>
        </w:rPr>
        <w:t>isActive = true — переход к анимации</w:t>
      </w:r>
      <w:r w:rsidRPr="002200DE">
        <w:rPr>
          <w:sz w:val="32"/>
          <w:szCs w:val="32"/>
          <w:lang w:val="en-US"/>
        </w:rPr>
        <w:t>;</w:t>
      </w:r>
      <w:r>
        <w:rPr>
          <w:sz w:val="32"/>
          <w:szCs w:val="32"/>
          <w:lang w:val="en-US"/>
        </w:rPr>
        <w:t xml:space="preserve"> </w:t>
      </w:r>
      <w:r w:rsidRPr="002200DE">
        <w:rPr>
          <w:sz w:val="32"/>
          <w:szCs w:val="32"/>
        </w:rPr>
        <w:t>isActive = false — возврат обратно</w:t>
      </w:r>
    </w:p>
    <w:p w14:paraId="242AA43D" w14:textId="5B5D2722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 xml:space="preserve">Если используется Trigger, то он запускает анимацию </w:t>
      </w:r>
      <w:r>
        <w:rPr>
          <w:sz w:val="32"/>
          <w:szCs w:val="32"/>
          <w:lang w:val="en-US"/>
        </w:rPr>
        <w:t>1</w:t>
      </w:r>
      <w:r w:rsidRPr="002200DE">
        <w:rPr>
          <w:sz w:val="32"/>
          <w:szCs w:val="32"/>
        </w:rPr>
        <w:t xml:space="preserve"> раз при вызове.</w:t>
      </w:r>
    </w:p>
    <w:p w14:paraId="12EB8411" w14:textId="7777777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Далее создается скрипт, который будет менять значения этих переменных.</w:t>
      </w:r>
    </w:p>
    <w:p w14:paraId="703633B9" w14:textId="7777777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Скрипт добавляется на объект с компонентом Animator.</w:t>
      </w:r>
    </w:p>
    <w:p w14:paraId="6A6B3F35" w14:textId="7777777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  <w:tab w:val="left" w:pos="993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В скрипте через GetComponent&lt;Animator&gt;() получают ссылку на Animator.</w:t>
      </w:r>
    </w:p>
    <w:p w14:paraId="2F64CFF6" w14:textId="77777777" w:rsidR="002200DE" w:rsidRPr="002200DE" w:rsidRDefault="002200DE" w:rsidP="002200DE">
      <w:pPr>
        <w:pStyle w:val="6"/>
        <w:numPr>
          <w:ilvl w:val="0"/>
          <w:numId w:val="17"/>
        </w:numPr>
        <w:tabs>
          <w:tab w:val="left" w:pos="709"/>
          <w:tab w:val="left" w:pos="993"/>
        </w:tabs>
        <w:ind w:left="0" w:firstLine="426"/>
        <w:rPr>
          <w:sz w:val="32"/>
          <w:szCs w:val="32"/>
        </w:rPr>
      </w:pPr>
      <w:r w:rsidRPr="002200DE">
        <w:rPr>
          <w:sz w:val="32"/>
          <w:szCs w:val="32"/>
        </w:rPr>
        <w:t>Затем по действиям пользователя (кнопки, мышь) вызываются методы SetBool или SetTrigger.</w:t>
      </w:r>
    </w:p>
    <w:p w14:paraId="7E4561A8" w14:textId="3ADA1DAB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public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class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221222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AnimationVariables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: 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MonoBehaviour</w:t>
      </w:r>
      <w:r w:rsidR="00426AC8"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{</w:t>
      </w:r>
    </w:p>
    <w:p w14:paraId="5F67A994" w14:textId="7EBF2A49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private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Animator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MyA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nim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ator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;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 xml:space="preserve">// Переменная для ссылки на компонент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>Animator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.</w:t>
      </w:r>
    </w:p>
    <w:p w14:paraId="33914B24" w14:textId="1E0BA9A2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</w:rPr>
        <w:t>void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Start()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// Метод выполняется при запуске сцены.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{</w:t>
      </w:r>
    </w:p>
    <w:p w14:paraId="400BF187" w14:textId="541F5883" w:rsidR="00486B1B" w:rsidRPr="0027703C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  <w:lang w:val="en-US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MyA</w:t>
      </w:r>
      <w:r w:rsidR="002200DE"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nim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ator</w:t>
      </w:r>
      <w:r w:rsidR="002200DE"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= GetComponent&lt;Animator&gt;();</w:t>
      </w:r>
      <w:r w:rsidRPr="0027703C">
        <w:rPr>
          <w:rFonts w:ascii="Cascadia Mono" w:hAnsi="Cascadia Mono" w:cs="Cascadia Mono"/>
          <w:color w:val="000000"/>
          <w:sz w:val="26"/>
          <w:szCs w:val="26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</w:rPr>
        <w:t>Получаем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</w:rPr>
        <w:t>компонент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Animator 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</w:rPr>
        <w:t>у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</w:rPr>
        <w:t>объекта</w:t>
      </w:r>
      <w:r w:rsidRPr="00EC4145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.</w:t>
      </w:r>
      <w:r w:rsidRPr="00EC414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47AEF5D3" w14:textId="427EC54B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9E7F3D">
        <w:rPr>
          <w:rFonts w:ascii="Cascadia Mono" w:hAnsi="Cascadia Mono" w:cs="Cascadia Mono"/>
          <w:color w:val="000000"/>
          <w:sz w:val="26"/>
          <w:szCs w:val="26"/>
          <w:highlight w:val="white"/>
          <w:lang w:val="en-US"/>
        </w:rPr>
        <w:t xml:space="preserve"> 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</w:rPr>
        <w:t>void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Update()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// Метод выполняется каждый кадр.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{</w:t>
      </w:r>
    </w:p>
    <w:p w14:paraId="554206D2" w14:textId="1CF81EF9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</w:rPr>
        <w:t>if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(Input.GetKeyDown(KeyCode.Q))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// Проверяем, нажата ли клавиша Q.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{</w:t>
      </w:r>
    </w:p>
    <w:p w14:paraId="6D1CEC80" w14:textId="286AAFE7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MyA</w:t>
      </w:r>
      <w:r w:rsidR="002200DE"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nim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ator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.SetBool(</w:t>
      </w:r>
      <w:r w:rsidRPr="00221222">
        <w:rPr>
          <w:rFonts w:ascii="Cascadia Mono" w:hAnsi="Cascadia Mono" w:cs="Cascadia Mono"/>
          <w:color w:val="A31515"/>
          <w:sz w:val="28"/>
          <w:szCs w:val="28"/>
          <w:highlight w:val="white"/>
        </w:rPr>
        <w:t>"run"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,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</w:rPr>
        <w:t>true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);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// Устанавливаем логическую переменную run в true и запускаем анимацию.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}</w:t>
      </w:r>
    </w:p>
    <w:p w14:paraId="568F6DDC" w14:textId="48195FFF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</w:rPr>
        <w:t>if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(Input.GetKeyDown(KeyCode.W))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// Проверяем, нажата ли клавиша W.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{</w:t>
      </w:r>
    </w:p>
    <w:p w14:paraId="576FC336" w14:textId="53EFADA5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MyA</w:t>
      </w:r>
      <w:r w:rsidR="002200DE"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nim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ator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.SetBool(</w:t>
      </w:r>
      <w:r w:rsidRPr="00221222">
        <w:rPr>
          <w:rFonts w:ascii="Cascadia Mono" w:hAnsi="Cascadia Mono" w:cs="Cascadia Mono"/>
          <w:color w:val="A31515"/>
          <w:sz w:val="28"/>
          <w:szCs w:val="28"/>
          <w:highlight w:val="white"/>
        </w:rPr>
        <w:t>"run"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,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</w:rPr>
        <w:t>false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);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// Устанавливаем логическую переменную run в false и выполняем обратный переход.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}</w:t>
      </w:r>
    </w:p>
    <w:p w14:paraId="3505F8DE" w14:textId="19191F00" w:rsidR="00486B1B" w:rsidRPr="00221222" w:rsidRDefault="00486B1B" w:rsidP="00486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221222">
        <w:rPr>
          <w:rFonts w:ascii="Cascadia Mono" w:hAnsi="Cascadia Mono" w:cs="Cascadia Mono"/>
          <w:color w:val="0000FF"/>
          <w:sz w:val="28"/>
          <w:szCs w:val="28"/>
          <w:highlight w:val="white"/>
        </w:rPr>
        <w:t>if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(Input.GetMouseButtonDown(0))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// Проверяем щелчок левой кнопкой мыши.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{</w:t>
      </w:r>
    </w:p>
    <w:p w14:paraId="3B4834AC" w14:textId="182B86BA" w:rsidR="0027703C" w:rsidRPr="00221222" w:rsidRDefault="00486B1B" w:rsidP="002770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MyA</w:t>
      </w:r>
      <w:r w:rsidR="002200DE" w:rsidRPr="00221222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nim</w:t>
      </w:r>
      <w:r w:rsidR="002200DE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ator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.SetTrigger(</w:t>
      </w:r>
      <w:r w:rsidRPr="00221222">
        <w:rPr>
          <w:rFonts w:ascii="Cascadia Mono" w:hAnsi="Cascadia Mono" w:cs="Cascadia Mono"/>
          <w:color w:val="A31515"/>
          <w:sz w:val="28"/>
          <w:szCs w:val="28"/>
          <w:highlight w:val="white"/>
        </w:rPr>
        <w:t>"hitten"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); </w:t>
      </w:r>
      <w:r w:rsidRPr="00221222">
        <w:rPr>
          <w:rFonts w:ascii="Cascadia Mono" w:hAnsi="Cascadia Mono" w:cs="Cascadia Mono"/>
          <w:color w:val="008000"/>
          <w:sz w:val="28"/>
          <w:szCs w:val="28"/>
          <w:highlight w:val="white"/>
        </w:rPr>
        <w:t>// Запускаем анимацию через переменную типа Trigger.</w:t>
      </w:r>
      <w:r w:rsidRPr="00221222">
        <w:rPr>
          <w:rFonts w:ascii="Cascadia Mono" w:hAnsi="Cascadia Mono" w:cs="Cascadia Mono"/>
          <w:color w:val="000000"/>
          <w:sz w:val="28"/>
          <w:szCs w:val="28"/>
          <w:highlight w:val="white"/>
        </w:rPr>
        <w:t>}}}</w:t>
      </w:r>
    </w:p>
    <w:p w14:paraId="797FAD40" w14:textId="4D5966E2" w:rsidR="00EC4145" w:rsidRDefault="00EC4145">
      <w:pPr>
        <w:spacing w:line="259" w:lineRule="auto"/>
        <w:rPr>
          <w:rFonts w:ascii="Times New Roman" w:eastAsiaTheme="majorEastAsia" w:hAnsi="Times New Roman" w:cstheme="majorBidi"/>
          <w:b/>
          <w:sz w:val="36"/>
          <w:szCs w:val="36"/>
        </w:rPr>
      </w:pPr>
    </w:p>
    <w:p w14:paraId="323EB980" w14:textId="10F09B3A" w:rsidR="00B605A8" w:rsidRDefault="00000D3A" w:rsidP="001A6131">
      <w:pPr>
        <w:pStyle w:val="1"/>
      </w:pPr>
      <w:r>
        <w:lastRenderedPageBreak/>
        <w:t xml:space="preserve">19. </w:t>
      </w:r>
      <w:r w:rsidR="00B26359">
        <w:t>Скрипт для переключения между состояниями анимируемого объекта</w:t>
      </w:r>
    </w:p>
    <w:p w14:paraId="202564DF" w14:textId="6B2195A4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</w:pP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  <w:lang w:val="en-US"/>
        </w:rPr>
        <w:t>public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  <w:lang w:val="en-US"/>
        </w:rPr>
        <w:t>class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2B91AF"/>
          <w:sz w:val="40"/>
          <w:szCs w:val="40"/>
          <w:highlight w:val="white"/>
          <w:lang w:val="en-US"/>
        </w:rPr>
        <w:t>AnimationSwitch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 xml:space="preserve"> : MonoBehaviour{</w:t>
      </w:r>
    </w:p>
    <w:p w14:paraId="559B92C8" w14:textId="3EA8026C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 xml:space="preserve">    </w:t>
      </w: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  <w:lang w:val="en-US"/>
        </w:rPr>
        <w:t>private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 xml:space="preserve"> Animator </w:t>
      </w:r>
      <w:r w:rsidR="002200DE" w:rsidRPr="002200DE">
        <w:rPr>
          <w:rFonts w:ascii="Cascadia Mono" w:hAnsi="Cascadia Mono" w:cs="Cascadia Mono"/>
          <w:color w:val="000000"/>
          <w:sz w:val="40"/>
          <w:szCs w:val="40"/>
          <w:lang w:val="en-US"/>
        </w:rPr>
        <w:t>MyAnimator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 xml:space="preserve">;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  <w:lang w:val="en-US"/>
        </w:rPr>
        <w:t xml:space="preserve">//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Переменная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для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ссылки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на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  <w:lang w:val="en-US"/>
        </w:rPr>
        <w:t xml:space="preserve">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компонент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  <w:lang w:val="en-US"/>
        </w:rPr>
        <w:t xml:space="preserve"> Animator.</w:t>
      </w:r>
    </w:p>
    <w:p w14:paraId="4C5ADF58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</w:pPr>
    </w:p>
    <w:p w14:paraId="553700E5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 xml:space="preserve">    </w:t>
      </w: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</w:rPr>
        <w:t>void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Start()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// Метод выполняется при запуске сцены.</w:t>
      </w:r>
    </w:p>
    <w:p w14:paraId="3A2A276F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{</w:t>
      </w:r>
    </w:p>
    <w:p w14:paraId="7E37A9C8" w14:textId="68C03EF0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</w:t>
      </w:r>
      <w:r w:rsidR="002200DE" w:rsidRPr="002200DE">
        <w:rPr>
          <w:rFonts w:ascii="Cascadia Mono" w:hAnsi="Cascadia Mono" w:cs="Cascadia Mono"/>
          <w:color w:val="000000"/>
          <w:sz w:val="40"/>
          <w:szCs w:val="40"/>
          <w:lang w:val="en-US"/>
        </w:rPr>
        <w:t>MyAnimator</w:t>
      </w:r>
      <w:r w:rsidR="002200DE"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= GetComponent&lt;Animator&gt;();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// Получаем компонент Animator у объекта.</w:t>
      </w:r>
    </w:p>
    <w:p w14:paraId="23E7491A" w14:textId="4D895D2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}</w:t>
      </w:r>
    </w:p>
    <w:p w14:paraId="7AEC2662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</w:t>
      </w: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</w:rPr>
        <w:t>void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Update()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// Метод выполняется каждый кадр.</w:t>
      </w:r>
    </w:p>
    <w:p w14:paraId="508989CB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{</w:t>
      </w:r>
    </w:p>
    <w:p w14:paraId="477804E4" w14:textId="0F8FDA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</w:t>
      </w: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</w:rPr>
        <w:t>if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(Input.GetKeyDown(KeyCode.</w:t>
      </w:r>
      <w:r w:rsidR="002200DE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>W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))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 xml:space="preserve">// Проверяем, нажата ли клавиша </w:t>
      </w:r>
      <w:r w:rsidR="002200DE">
        <w:rPr>
          <w:rFonts w:ascii="Cascadia Mono" w:hAnsi="Cascadia Mono" w:cs="Cascadia Mono"/>
          <w:color w:val="008000"/>
          <w:sz w:val="40"/>
          <w:szCs w:val="40"/>
          <w:highlight w:val="white"/>
          <w:lang w:val="en-US"/>
        </w:rPr>
        <w:t>W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.</w:t>
      </w:r>
    </w:p>
    <w:p w14:paraId="626077FE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  {</w:t>
      </w:r>
    </w:p>
    <w:p w14:paraId="29E82AF5" w14:textId="2F7EC5DC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      </w:t>
      </w:r>
      <w:r w:rsidR="002200DE" w:rsidRPr="002200DE">
        <w:rPr>
          <w:rFonts w:ascii="Cascadia Mono" w:hAnsi="Cascadia Mono" w:cs="Cascadia Mono"/>
          <w:color w:val="000000"/>
          <w:sz w:val="40"/>
          <w:szCs w:val="40"/>
          <w:lang w:val="en-US"/>
        </w:rPr>
        <w:t>MyAnimator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>.SetBool(</w:t>
      </w:r>
      <w:r w:rsidRPr="00EC4145">
        <w:rPr>
          <w:rFonts w:ascii="Cascadia Mono" w:hAnsi="Cascadia Mono" w:cs="Cascadia Mono"/>
          <w:color w:val="A31515"/>
          <w:sz w:val="40"/>
          <w:szCs w:val="40"/>
          <w:highlight w:val="white"/>
        </w:rPr>
        <w:t>"run"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, </w:t>
      </w: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</w:rPr>
        <w:t>true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);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// Устанавливаем параметр run в true и выполняем переход к анимации.</w:t>
      </w:r>
    </w:p>
    <w:p w14:paraId="4AC4D11F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  }</w:t>
      </w:r>
    </w:p>
    <w:p w14:paraId="7B975D1D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</w:p>
    <w:p w14:paraId="78DC0CFB" w14:textId="10170623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</w:t>
      </w: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</w:rPr>
        <w:t>if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(Input.GetKeyDown(KeyCode.</w:t>
      </w:r>
      <w:r w:rsidR="002200DE">
        <w:rPr>
          <w:rFonts w:ascii="Cascadia Mono" w:hAnsi="Cascadia Mono" w:cs="Cascadia Mono"/>
          <w:color w:val="000000"/>
          <w:sz w:val="40"/>
          <w:szCs w:val="40"/>
          <w:highlight w:val="white"/>
          <w:lang w:val="en-US"/>
        </w:rPr>
        <w:t>S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))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 xml:space="preserve">// Проверяем, нажата ли клавиша </w:t>
      </w:r>
      <w:r w:rsidR="002200DE">
        <w:rPr>
          <w:rFonts w:ascii="Cascadia Mono" w:hAnsi="Cascadia Mono" w:cs="Cascadia Mono"/>
          <w:color w:val="008000"/>
          <w:sz w:val="40"/>
          <w:szCs w:val="40"/>
          <w:highlight w:val="white"/>
          <w:lang w:val="en-US"/>
        </w:rPr>
        <w:t>S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.</w:t>
      </w:r>
    </w:p>
    <w:p w14:paraId="2CEAE54E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  {</w:t>
      </w:r>
    </w:p>
    <w:p w14:paraId="4A6BBF5F" w14:textId="4F0E6FEF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      </w:t>
      </w:r>
      <w:r w:rsidR="002200DE" w:rsidRPr="002200DE">
        <w:rPr>
          <w:rFonts w:ascii="Cascadia Mono" w:hAnsi="Cascadia Mono" w:cs="Cascadia Mono"/>
          <w:color w:val="000000"/>
          <w:sz w:val="40"/>
          <w:szCs w:val="40"/>
          <w:lang w:val="en-US"/>
        </w:rPr>
        <w:t>MyAnimator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>.SetBool(</w:t>
      </w:r>
      <w:r w:rsidRPr="00EC4145">
        <w:rPr>
          <w:rFonts w:ascii="Cascadia Mono" w:hAnsi="Cascadia Mono" w:cs="Cascadia Mono"/>
          <w:color w:val="A31515"/>
          <w:sz w:val="40"/>
          <w:szCs w:val="40"/>
          <w:highlight w:val="white"/>
        </w:rPr>
        <w:t>"run"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, </w:t>
      </w:r>
      <w:r w:rsidRPr="00EC4145">
        <w:rPr>
          <w:rFonts w:ascii="Cascadia Mono" w:hAnsi="Cascadia Mono" w:cs="Cascadia Mono"/>
          <w:color w:val="0000FF"/>
          <w:sz w:val="40"/>
          <w:szCs w:val="40"/>
          <w:highlight w:val="white"/>
        </w:rPr>
        <w:t>false</w:t>
      </w: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); </w:t>
      </w:r>
      <w:r w:rsidRPr="00EC4145">
        <w:rPr>
          <w:rFonts w:ascii="Cascadia Mono" w:hAnsi="Cascadia Mono" w:cs="Cascadia Mono"/>
          <w:color w:val="008000"/>
          <w:sz w:val="40"/>
          <w:szCs w:val="40"/>
          <w:highlight w:val="white"/>
        </w:rPr>
        <w:t>// Устанавливаем параметр run в false и выполняем обратный переход.</w:t>
      </w:r>
    </w:p>
    <w:p w14:paraId="229977C8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    }</w:t>
      </w:r>
    </w:p>
    <w:p w14:paraId="7494E615" w14:textId="77777777" w:rsidR="00B605A8" w:rsidRPr="00EC4145" w:rsidRDefault="00B605A8" w:rsidP="00B60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 xml:space="preserve">    }</w:t>
      </w:r>
    </w:p>
    <w:p w14:paraId="7CFDE417" w14:textId="0F4B96D6" w:rsidR="00B605A8" w:rsidRPr="00EC4145" w:rsidRDefault="00B605A8" w:rsidP="00B605A8">
      <w:pPr>
        <w:rPr>
          <w:sz w:val="40"/>
          <w:szCs w:val="40"/>
        </w:rPr>
      </w:pPr>
      <w:r w:rsidRPr="00EC4145">
        <w:rPr>
          <w:rFonts w:ascii="Cascadia Mono" w:hAnsi="Cascadia Mono" w:cs="Cascadia Mono"/>
          <w:color w:val="000000"/>
          <w:sz w:val="40"/>
          <w:szCs w:val="40"/>
          <w:highlight w:val="white"/>
        </w:rPr>
        <w:t>}</w:t>
      </w:r>
    </w:p>
    <w:p w14:paraId="5CC27DF3" w14:textId="77777777" w:rsidR="00D30197" w:rsidRDefault="00D30197">
      <w:pPr>
        <w:spacing w:line="259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09760D34" w14:textId="6B6C741D" w:rsidR="00B26359" w:rsidRDefault="00000D3A" w:rsidP="001A6131">
      <w:pPr>
        <w:pStyle w:val="1"/>
      </w:pPr>
      <w:r>
        <w:lastRenderedPageBreak/>
        <w:t xml:space="preserve">20. </w:t>
      </w:r>
      <w:r w:rsidR="00B26359">
        <w:t xml:space="preserve">Как проиграть анимацию в среде </w:t>
      </w:r>
      <w:r w:rsidR="00B26359">
        <w:rPr>
          <w:lang w:val="en-US"/>
        </w:rPr>
        <w:t>Unity</w:t>
      </w:r>
      <w:r w:rsidR="00B26359" w:rsidRPr="00B26359">
        <w:t xml:space="preserve"> </w:t>
      </w:r>
      <w:r w:rsidR="00B26359">
        <w:t>из любого состояния</w:t>
      </w:r>
    </w:p>
    <w:p w14:paraId="7E458761" w14:textId="159B4196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Сначала у объекта должен быть Animator Controller, в котором есть состояние с нужн</w:t>
      </w:r>
      <w:r>
        <w:rPr>
          <w:sz w:val="34"/>
          <w:szCs w:val="34"/>
        </w:rPr>
        <w:t>ой анимацией и состояние покоя.</w:t>
      </w:r>
    </w:p>
    <w:p w14:paraId="3E5D11DD" w14:textId="3D8E799A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Нужно открыть окно Animator и р</w:t>
      </w:r>
      <w:r>
        <w:rPr>
          <w:sz w:val="34"/>
          <w:szCs w:val="34"/>
        </w:rPr>
        <w:t>аботать с настройкой состояний.</w:t>
      </w:r>
    </w:p>
    <w:p w14:paraId="26AD4B66" w14:textId="757233C0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Чтобы анимация могла запускаться из любого состояния, используе</w:t>
      </w:r>
      <w:r>
        <w:rPr>
          <w:sz w:val="34"/>
          <w:szCs w:val="34"/>
        </w:rPr>
        <w:t>тся специальный блок Any State.</w:t>
      </w:r>
    </w:p>
    <w:p w14:paraId="600B779A" w14:textId="4B6E5A7B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От Any State создается переход к нужной ан</w:t>
      </w:r>
      <w:r>
        <w:rPr>
          <w:sz w:val="34"/>
          <w:szCs w:val="34"/>
        </w:rPr>
        <w:t>имации (ПКМ → Make Transition).</w:t>
      </w:r>
    </w:p>
    <w:p w14:paraId="76E805AD" w14:textId="784F1A8E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Далее создается параметр типа Trigger, которы</w:t>
      </w:r>
      <w:r>
        <w:rPr>
          <w:sz w:val="34"/>
          <w:szCs w:val="34"/>
        </w:rPr>
        <w:t>й будет запускать эту анимацию.</w:t>
      </w:r>
    </w:p>
    <w:p w14:paraId="23601D56" w14:textId="43FB917F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Этот параметр добавляется в Cond</w:t>
      </w:r>
      <w:r>
        <w:rPr>
          <w:sz w:val="34"/>
          <w:szCs w:val="34"/>
        </w:rPr>
        <w:t>itions у перехода от Any State.</w:t>
      </w:r>
    </w:p>
    <w:p w14:paraId="1F63BE56" w14:textId="31BD8084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Когда Trigger срабатывает, анимация запускается независимо</w:t>
      </w:r>
      <w:r>
        <w:rPr>
          <w:sz w:val="34"/>
          <w:szCs w:val="34"/>
        </w:rPr>
        <w:t xml:space="preserve"> от текущего состояния объекта.</w:t>
      </w:r>
    </w:p>
    <w:p w14:paraId="4C61D897" w14:textId="437A1FF9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Если нужно, чтобы после проигрывания объект возвращался обратно, создается переход от анимации к состоянию по</w:t>
      </w:r>
      <w:r>
        <w:rPr>
          <w:sz w:val="34"/>
          <w:szCs w:val="34"/>
        </w:rPr>
        <w:t>коя с включенным Has Exit Time.</w:t>
      </w:r>
    </w:p>
    <w:p w14:paraId="191B00B5" w14:textId="2BD94F48" w:rsidR="002200DE" w:rsidRPr="002200DE" w:rsidRDefault="002200DE" w:rsidP="002200DE">
      <w:pPr>
        <w:pStyle w:val="6"/>
        <w:numPr>
          <w:ilvl w:val="0"/>
          <w:numId w:val="18"/>
        </w:numPr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Затем создается скрипт, котор</w:t>
      </w:r>
      <w:r>
        <w:rPr>
          <w:sz w:val="34"/>
          <w:szCs w:val="34"/>
        </w:rPr>
        <w:t>ый будет вызывать этот Trigger.</w:t>
      </w:r>
    </w:p>
    <w:p w14:paraId="0ACF850B" w14:textId="6E328C70" w:rsidR="002200DE" w:rsidRPr="002200DE" w:rsidRDefault="002200DE" w:rsidP="002200DE">
      <w:pPr>
        <w:pStyle w:val="6"/>
        <w:numPr>
          <w:ilvl w:val="0"/>
          <w:numId w:val="18"/>
        </w:numPr>
        <w:tabs>
          <w:tab w:val="left" w:pos="993"/>
        </w:tabs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Скрипт добавляется на</w:t>
      </w:r>
      <w:r>
        <w:rPr>
          <w:sz w:val="34"/>
          <w:szCs w:val="34"/>
        </w:rPr>
        <w:t xml:space="preserve"> объект с компонентом Animator.</w:t>
      </w:r>
    </w:p>
    <w:p w14:paraId="562FB2CA" w14:textId="77777777" w:rsidR="002200DE" w:rsidRPr="002200DE" w:rsidRDefault="002200DE" w:rsidP="002200DE">
      <w:pPr>
        <w:pStyle w:val="6"/>
        <w:numPr>
          <w:ilvl w:val="0"/>
          <w:numId w:val="18"/>
        </w:numPr>
        <w:tabs>
          <w:tab w:val="left" w:pos="993"/>
        </w:tabs>
        <w:ind w:left="0" w:firstLine="426"/>
        <w:rPr>
          <w:sz w:val="34"/>
          <w:szCs w:val="34"/>
        </w:rPr>
      </w:pPr>
      <w:r w:rsidRPr="002200DE">
        <w:rPr>
          <w:sz w:val="34"/>
          <w:szCs w:val="34"/>
        </w:rPr>
        <w:t>В скрипте получают ссылку на Animator и при действии пользователя вызывают SetTrigger.</w:t>
      </w:r>
    </w:p>
    <w:p w14:paraId="5ECA4C11" w14:textId="082C1868" w:rsidR="0013021E" w:rsidRPr="00221222" w:rsidRDefault="0013021E" w:rsidP="00130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22122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public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Pr="0022122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class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Pr="0022122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PlayFromAnyState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: 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MonoBehaviour</w:t>
      </w:r>
      <w:r w:rsidR="00A6351A"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</w:p>
    <w:p w14:paraId="33A70608" w14:textId="5046952E" w:rsidR="0013021E" w:rsidRPr="00221222" w:rsidRDefault="0013021E" w:rsidP="00130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</w:t>
      </w:r>
      <w:r w:rsidRPr="0022122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private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Animator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r w:rsidR="00F12DBD" w:rsidRPr="00F12DBD">
        <w:rPr>
          <w:rFonts w:ascii="Cascadia Mono" w:hAnsi="Cascadia Mono" w:cs="Cascadia Mono"/>
          <w:color w:val="000000"/>
          <w:sz w:val="32"/>
          <w:szCs w:val="32"/>
          <w:lang w:val="en-US"/>
        </w:rPr>
        <w:t>MyAnimator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; </w:t>
      </w:r>
      <w:r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 xml:space="preserve">// Переменная для ссылки на компонент </w:t>
      </w:r>
      <w:r w:rsidRPr="0022122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Animator</w:t>
      </w:r>
      <w:r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.</w:t>
      </w:r>
    </w:p>
    <w:p w14:paraId="36E86FC3" w14:textId="77777777" w:rsidR="00F12DBD" w:rsidRDefault="0013021E" w:rsidP="00130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2"/>
          <w:szCs w:val="32"/>
          <w:highlight w:val="white"/>
        </w:rPr>
      </w:pP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 </w:t>
      </w:r>
      <w:r w:rsidRPr="00221222">
        <w:rPr>
          <w:rFonts w:ascii="Cascadia Mono" w:hAnsi="Cascadia Mono" w:cs="Cascadia Mono"/>
          <w:color w:val="0000FF"/>
          <w:sz w:val="32"/>
          <w:szCs w:val="32"/>
          <w:highlight w:val="white"/>
        </w:rPr>
        <w:t>void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Start() </w:t>
      </w:r>
      <w:r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// Метод выполняется при запуске сцены.</w:t>
      </w:r>
    </w:p>
    <w:p w14:paraId="59BDE9F8" w14:textId="4E4FC126" w:rsidR="00F12DBD" w:rsidRDefault="00F12DBD" w:rsidP="00130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  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  <w:r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F12DBD">
        <w:rPr>
          <w:rFonts w:ascii="Cascadia Mono" w:hAnsi="Cascadia Mono" w:cs="Cascadia Mono"/>
          <w:color w:val="000000"/>
          <w:sz w:val="32"/>
          <w:szCs w:val="32"/>
          <w:lang w:val="en-US"/>
        </w:rPr>
        <w:t>MyAnimator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= GetComponent&lt;Animator&gt;(); 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// 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Получаем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компонент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Animator 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у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объекта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.</w:t>
      </w:r>
    </w:p>
    <w:p w14:paraId="59C6398E" w14:textId="15DF0E89" w:rsidR="0013021E" w:rsidRPr="00221222" w:rsidRDefault="00F12DBD" w:rsidP="00130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  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14:paraId="33AFC98A" w14:textId="77777777" w:rsidR="00F12DBD" w:rsidRDefault="0013021E" w:rsidP="00130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2"/>
          <w:szCs w:val="32"/>
          <w:highlight w:val="white"/>
        </w:rPr>
      </w:pP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 </w:t>
      </w:r>
      <w:r w:rsidRPr="00221222">
        <w:rPr>
          <w:rFonts w:ascii="Cascadia Mono" w:hAnsi="Cascadia Mono" w:cs="Cascadia Mono"/>
          <w:color w:val="0000FF"/>
          <w:sz w:val="32"/>
          <w:szCs w:val="32"/>
          <w:highlight w:val="white"/>
        </w:rPr>
        <w:t>void</w:t>
      </w:r>
      <w:r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Update() </w:t>
      </w:r>
      <w:r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// Метод выполняется каждый кадр.</w:t>
      </w:r>
    </w:p>
    <w:p w14:paraId="79BE2519" w14:textId="77777777" w:rsidR="00F12DBD" w:rsidRDefault="00F12DBD" w:rsidP="00130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32"/>
          <w:szCs w:val="32"/>
          <w:highlight w:val="white"/>
        </w:rPr>
      </w:pPr>
      <w:r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  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  <w:r w:rsidR="0013021E" w:rsidRPr="00221222">
        <w:rPr>
          <w:rFonts w:ascii="Cascadia Mono" w:hAnsi="Cascadia Mono" w:cs="Cascadia Mono"/>
          <w:color w:val="0000FF"/>
          <w:sz w:val="32"/>
          <w:szCs w:val="32"/>
          <w:highlight w:val="white"/>
        </w:rPr>
        <w:t>if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(Input.GetMouseButtonDown(0)) 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// Проверяем щелчок левой кнопкой мыши.</w:t>
      </w:r>
    </w:p>
    <w:p w14:paraId="7E610596" w14:textId="1037C141" w:rsidR="00C242D0" w:rsidRPr="00221222" w:rsidRDefault="00F12DBD" w:rsidP="00F12D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      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>{</w:t>
      </w:r>
      <w:r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F12DBD">
        <w:rPr>
          <w:rFonts w:ascii="Cascadia Mono" w:hAnsi="Cascadia Mono" w:cs="Cascadia Mono"/>
          <w:color w:val="000000"/>
          <w:sz w:val="32"/>
          <w:szCs w:val="32"/>
          <w:lang w:val="en-US"/>
        </w:rPr>
        <w:t>MyAnimator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>.SetTrigger(</w:t>
      </w:r>
      <w:r w:rsidR="0013021E" w:rsidRPr="00221222">
        <w:rPr>
          <w:rFonts w:ascii="Cascadia Mono" w:hAnsi="Cascadia Mono" w:cs="Cascadia Mono"/>
          <w:color w:val="A31515"/>
          <w:sz w:val="32"/>
          <w:szCs w:val="32"/>
          <w:highlight w:val="white"/>
        </w:rPr>
        <w:t>"hitten"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); </w:t>
      </w:r>
      <w:r w:rsidR="0013021E" w:rsidRPr="00221222">
        <w:rPr>
          <w:rFonts w:ascii="Cascadia Mono" w:hAnsi="Cascadia Mono" w:cs="Cascadia Mono"/>
          <w:color w:val="008000"/>
          <w:sz w:val="32"/>
          <w:szCs w:val="32"/>
          <w:highlight w:val="white"/>
        </w:rPr>
        <w:t>// Запускаем анимацию через Trigger-параметр hitten.</w:t>
      </w:r>
      <w:r w:rsidR="0013021E" w:rsidRPr="00221222">
        <w:rPr>
          <w:rFonts w:ascii="Cascadia Mono" w:hAnsi="Cascadia Mono" w:cs="Cascadia Mono"/>
          <w:color w:val="000000"/>
          <w:sz w:val="32"/>
          <w:szCs w:val="32"/>
          <w:highlight w:val="white"/>
        </w:rPr>
        <w:t>}}}</w:t>
      </w:r>
    </w:p>
    <w:sectPr w:rsidR="00C242D0" w:rsidRPr="00221222" w:rsidSect="001A6131">
      <w:pgSz w:w="11906" w:h="16838"/>
      <w:pgMar w:top="567" w:right="567" w:bottom="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7B950B" w14:textId="77777777" w:rsidR="00934096" w:rsidRDefault="00934096" w:rsidP="00D30197">
      <w:pPr>
        <w:spacing w:after="0" w:line="240" w:lineRule="auto"/>
      </w:pPr>
      <w:r>
        <w:separator/>
      </w:r>
    </w:p>
  </w:endnote>
  <w:endnote w:type="continuationSeparator" w:id="0">
    <w:p w14:paraId="2F0B2197" w14:textId="77777777" w:rsidR="00934096" w:rsidRDefault="00934096" w:rsidP="00D30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2DCDE4" w14:textId="77777777" w:rsidR="00934096" w:rsidRDefault="00934096" w:rsidP="00D30197">
      <w:pPr>
        <w:spacing w:after="0" w:line="240" w:lineRule="auto"/>
      </w:pPr>
      <w:r>
        <w:separator/>
      </w:r>
    </w:p>
  </w:footnote>
  <w:footnote w:type="continuationSeparator" w:id="0">
    <w:p w14:paraId="520F6B00" w14:textId="77777777" w:rsidR="00934096" w:rsidRDefault="00934096" w:rsidP="00D30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F4BD3"/>
    <w:multiLevelType w:val="hybridMultilevel"/>
    <w:tmpl w:val="8AEA962A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757635"/>
    <w:multiLevelType w:val="hybridMultilevel"/>
    <w:tmpl w:val="AE48A3BC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5F1FE1"/>
    <w:multiLevelType w:val="hybridMultilevel"/>
    <w:tmpl w:val="87FE7E3E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411906"/>
    <w:multiLevelType w:val="hybridMultilevel"/>
    <w:tmpl w:val="66ECFAD4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390021"/>
    <w:multiLevelType w:val="hybridMultilevel"/>
    <w:tmpl w:val="FB0A444A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F103D63"/>
    <w:multiLevelType w:val="hybridMultilevel"/>
    <w:tmpl w:val="7CCC32B0"/>
    <w:lvl w:ilvl="0" w:tplc="D3F644F0">
      <w:start w:val="1"/>
      <w:numFmt w:val="decimal"/>
      <w:lvlText w:val="%1."/>
      <w:lvlJc w:val="left"/>
      <w:pPr>
        <w:ind w:left="1069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4514B8"/>
    <w:multiLevelType w:val="hybridMultilevel"/>
    <w:tmpl w:val="2E54A5DE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C03B8B"/>
    <w:multiLevelType w:val="hybridMultilevel"/>
    <w:tmpl w:val="DCCC1990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2296983"/>
    <w:multiLevelType w:val="hybridMultilevel"/>
    <w:tmpl w:val="884E9278"/>
    <w:lvl w:ilvl="0" w:tplc="D3F644F0">
      <w:start w:val="1"/>
      <w:numFmt w:val="decimal"/>
      <w:lvlText w:val="%1."/>
      <w:lvlJc w:val="left"/>
      <w:pPr>
        <w:ind w:left="1069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815E1B"/>
    <w:multiLevelType w:val="hybridMultilevel"/>
    <w:tmpl w:val="46104C12"/>
    <w:lvl w:ilvl="0" w:tplc="3E28E4A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837E66"/>
    <w:multiLevelType w:val="hybridMultilevel"/>
    <w:tmpl w:val="598E0AAC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8E106C"/>
    <w:multiLevelType w:val="hybridMultilevel"/>
    <w:tmpl w:val="2D1CDC90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D3E58B2"/>
    <w:multiLevelType w:val="hybridMultilevel"/>
    <w:tmpl w:val="CB0894D2"/>
    <w:lvl w:ilvl="0" w:tplc="D3F644F0">
      <w:start w:val="1"/>
      <w:numFmt w:val="decimal"/>
      <w:lvlText w:val="%1."/>
      <w:lvlJc w:val="left"/>
      <w:pPr>
        <w:ind w:left="1069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110858"/>
    <w:multiLevelType w:val="hybridMultilevel"/>
    <w:tmpl w:val="A62096D2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C901EA1"/>
    <w:multiLevelType w:val="hybridMultilevel"/>
    <w:tmpl w:val="48D45148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7606CF6"/>
    <w:multiLevelType w:val="hybridMultilevel"/>
    <w:tmpl w:val="27E03DBC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9811B62"/>
    <w:multiLevelType w:val="hybridMultilevel"/>
    <w:tmpl w:val="005E8918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D353A98"/>
    <w:multiLevelType w:val="hybridMultilevel"/>
    <w:tmpl w:val="005E8918"/>
    <w:lvl w:ilvl="0" w:tplc="D3F644F0">
      <w:start w:val="1"/>
      <w:numFmt w:val="decimal"/>
      <w:lvlText w:val="%1."/>
      <w:lvlJc w:val="left"/>
      <w:pPr>
        <w:ind w:left="1778" w:hanging="360"/>
      </w:pPr>
      <w:rPr>
        <w:sz w:val="38"/>
        <w:szCs w:val="3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2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15"/>
  </w:num>
  <w:num w:numId="9">
    <w:abstractNumId w:val="10"/>
  </w:num>
  <w:num w:numId="10">
    <w:abstractNumId w:val="1"/>
  </w:num>
  <w:num w:numId="11">
    <w:abstractNumId w:val="13"/>
  </w:num>
  <w:num w:numId="12">
    <w:abstractNumId w:val="7"/>
  </w:num>
  <w:num w:numId="13">
    <w:abstractNumId w:val="0"/>
  </w:num>
  <w:num w:numId="14">
    <w:abstractNumId w:val="6"/>
  </w:num>
  <w:num w:numId="15">
    <w:abstractNumId w:val="14"/>
  </w:num>
  <w:num w:numId="16">
    <w:abstractNumId w:val="11"/>
  </w:num>
  <w:num w:numId="17">
    <w:abstractNumId w:val="17"/>
  </w:num>
  <w:num w:numId="18">
    <w:abstractNumId w:val="16"/>
  </w:num>
  <w:numIdMacAtCleanup w:val="1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Виолетта Угоренко">
    <w15:presenceInfo w15:providerId="Windows Live" w15:userId="a4741c097dae85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77D"/>
    <w:rsid w:val="00000D3A"/>
    <w:rsid w:val="00001787"/>
    <w:rsid w:val="000029B3"/>
    <w:rsid w:val="00002A90"/>
    <w:rsid w:val="000070DF"/>
    <w:rsid w:val="00007154"/>
    <w:rsid w:val="00007719"/>
    <w:rsid w:val="00022B69"/>
    <w:rsid w:val="00031647"/>
    <w:rsid w:val="00033FF4"/>
    <w:rsid w:val="0003523A"/>
    <w:rsid w:val="0003593D"/>
    <w:rsid w:val="000368E2"/>
    <w:rsid w:val="000403AF"/>
    <w:rsid w:val="0004043B"/>
    <w:rsid w:val="00052196"/>
    <w:rsid w:val="00052AC5"/>
    <w:rsid w:val="00052E02"/>
    <w:rsid w:val="0005449B"/>
    <w:rsid w:val="000571C1"/>
    <w:rsid w:val="000664FE"/>
    <w:rsid w:val="00074BD2"/>
    <w:rsid w:val="00084E86"/>
    <w:rsid w:val="000A6354"/>
    <w:rsid w:val="000B0E80"/>
    <w:rsid w:val="000B682B"/>
    <w:rsid w:val="000C1B2C"/>
    <w:rsid w:val="000C586F"/>
    <w:rsid w:val="000D264A"/>
    <w:rsid w:val="000E7117"/>
    <w:rsid w:val="000E7B4B"/>
    <w:rsid w:val="000F0F64"/>
    <w:rsid w:val="000F2734"/>
    <w:rsid w:val="000F3030"/>
    <w:rsid w:val="000F4576"/>
    <w:rsid w:val="001027FA"/>
    <w:rsid w:val="001030F4"/>
    <w:rsid w:val="00111B2B"/>
    <w:rsid w:val="00112764"/>
    <w:rsid w:val="001156CC"/>
    <w:rsid w:val="00120CF0"/>
    <w:rsid w:val="00126629"/>
    <w:rsid w:val="00126717"/>
    <w:rsid w:val="0013021E"/>
    <w:rsid w:val="00143BCA"/>
    <w:rsid w:val="00146623"/>
    <w:rsid w:val="00151939"/>
    <w:rsid w:val="00157B2B"/>
    <w:rsid w:val="001609ED"/>
    <w:rsid w:val="001616A6"/>
    <w:rsid w:val="00171F19"/>
    <w:rsid w:val="00174E25"/>
    <w:rsid w:val="00175888"/>
    <w:rsid w:val="00197983"/>
    <w:rsid w:val="001A6131"/>
    <w:rsid w:val="001B3E54"/>
    <w:rsid w:val="001B40A3"/>
    <w:rsid w:val="001B53AE"/>
    <w:rsid w:val="001C301A"/>
    <w:rsid w:val="001D4418"/>
    <w:rsid w:val="001D563E"/>
    <w:rsid w:val="001D599D"/>
    <w:rsid w:val="001D6A0B"/>
    <w:rsid w:val="001E1108"/>
    <w:rsid w:val="001E4330"/>
    <w:rsid w:val="001F7220"/>
    <w:rsid w:val="002025E0"/>
    <w:rsid w:val="002025ED"/>
    <w:rsid w:val="00211CAA"/>
    <w:rsid w:val="00213CB7"/>
    <w:rsid w:val="002200DE"/>
    <w:rsid w:val="00221222"/>
    <w:rsid w:val="002303D9"/>
    <w:rsid w:val="00233698"/>
    <w:rsid w:val="00234267"/>
    <w:rsid w:val="00240820"/>
    <w:rsid w:val="0024260A"/>
    <w:rsid w:val="00243245"/>
    <w:rsid w:val="002540F6"/>
    <w:rsid w:val="0025478F"/>
    <w:rsid w:val="00255A01"/>
    <w:rsid w:val="00262AB4"/>
    <w:rsid w:val="00266C45"/>
    <w:rsid w:val="002765CA"/>
    <w:rsid w:val="0027703C"/>
    <w:rsid w:val="002803E3"/>
    <w:rsid w:val="00281997"/>
    <w:rsid w:val="0029672C"/>
    <w:rsid w:val="002A4B04"/>
    <w:rsid w:val="002B55E3"/>
    <w:rsid w:val="002B7FBA"/>
    <w:rsid w:val="002C3685"/>
    <w:rsid w:val="002D5908"/>
    <w:rsid w:val="002F7160"/>
    <w:rsid w:val="002F771D"/>
    <w:rsid w:val="00312DF8"/>
    <w:rsid w:val="00320EFE"/>
    <w:rsid w:val="003266D6"/>
    <w:rsid w:val="00331487"/>
    <w:rsid w:val="00331A13"/>
    <w:rsid w:val="00343AED"/>
    <w:rsid w:val="00343D71"/>
    <w:rsid w:val="003475F1"/>
    <w:rsid w:val="00347EF1"/>
    <w:rsid w:val="00351F7C"/>
    <w:rsid w:val="0035485F"/>
    <w:rsid w:val="003629CD"/>
    <w:rsid w:val="00365728"/>
    <w:rsid w:val="003663E4"/>
    <w:rsid w:val="00375B01"/>
    <w:rsid w:val="00377E29"/>
    <w:rsid w:val="0038177D"/>
    <w:rsid w:val="00382DC3"/>
    <w:rsid w:val="003839C1"/>
    <w:rsid w:val="00385D52"/>
    <w:rsid w:val="00387B3A"/>
    <w:rsid w:val="0039730D"/>
    <w:rsid w:val="003A132F"/>
    <w:rsid w:val="003A7FE6"/>
    <w:rsid w:val="003B2980"/>
    <w:rsid w:val="003B35F6"/>
    <w:rsid w:val="003C4F80"/>
    <w:rsid w:val="003D0A0C"/>
    <w:rsid w:val="003D0F48"/>
    <w:rsid w:val="003D7D4E"/>
    <w:rsid w:val="003F0500"/>
    <w:rsid w:val="003F470D"/>
    <w:rsid w:val="003F7B72"/>
    <w:rsid w:val="0041174C"/>
    <w:rsid w:val="0041457D"/>
    <w:rsid w:val="00414912"/>
    <w:rsid w:val="00415BDA"/>
    <w:rsid w:val="004211AE"/>
    <w:rsid w:val="00422CAC"/>
    <w:rsid w:val="004244C3"/>
    <w:rsid w:val="00426AC8"/>
    <w:rsid w:val="004370AA"/>
    <w:rsid w:val="0044462B"/>
    <w:rsid w:val="00445DF8"/>
    <w:rsid w:val="00447680"/>
    <w:rsid w:val="00455DDE"/>
    <w:rsid w:val="004744DD"/>
    <w:rsid w:val="00482C14"/>
    <w:rsid w:val="004865E6"/>
    <w:rsid w:val="00486B1B"/>
    <w:rsid w:val="00490D7C"/>
    <w:rsid w:val="00493E8D"/>
    <w:rsid w:val="00493F94"/>
    <w:rsid w:val="004A0555"/>
    <w:rsid w:val="004A44DF"/>
    <w:rsid w:val="004B14B0"/>
    <w:rsid w:val="004C31BE"/>
    <w:rsid w:val="004D0374"/>
    <w:rsid w:val="004D20C9"/>
    <w:rsid w:val="004D79FB"/>
    <w:rsid w:val="004E6802"/>
    <w:rsid w:val="005017BD"/>
    <w:rsid w:val="00514726"/>
    <w:rsid w:val="0052097D"/>
    <w:rsid w:val="00540981"/>
    <w:rsid w:val="0054551A"/>
    <w:rsid w:val="005603E8"/>
    <w:rsid w:val="00561816"/>
    <w:rsid w:val="005632D0"/>
    <w:rsid w:val="00564ED1"/>
    <w:rsid w:val="0056769F"/>
    <w:rsid w:val="0057776D"/>
    <w:rsid w:val="0059554F"/>
    <w:rsid w:val="005A4241"/>
    <w:rsid w:val="005B0036"/>
    <w:rsid w:val="005B1565"/>
    <w:rsid w:val="005B2391"/>
    <w:rsid w:val="005B2F64"/>
    <w:rsid w:val="005B5E7A"/>
    <w:rsid w:val="005C569A"/>
    <w:rsid w:val="005D5FE9"/>
    <w:rsid w:val="005E49D1"/>
    <w:rsid w:val="005F35F5"/>
    <w:rsid w:val="00602D08"/>
    <w:rsid w:val="00602D6C"/>
    <w:rsid w:val="0062394D"/>
    <w:rsid w:val="006257EC"/>
    <w:rsid w:val="00627F95"/>
    <w:rsid w:val="0063159B"/>
    <w:rsid w:val="00644F1B"/>
    <w:rsid w:val="0066676A"/>
    <w:rsid w:val="00675D49"/>
    <w:rsid w:val="00684304"/>
    <w:rsid w:val="006A1196"/>
    <w:rsid w:val="006A14F9"/>
    <w:rsid w:val="006A524D"/>
    <w:rsid w:val="006B31CE"/>
    <w:rsid w:val="006B3B3D"/>
    <w:rsid w:val="006C60A7"/>
    <w:rsid w:val="006C6D62"/>
    <w:rsid w:val="006C7952"/>
    <w:rsid w:val="006C7C18"/>
    <w:rsid w:val="006D36B5"/>
    <w:rsid w:val="006E6666"/>
    <w:rsid w:val="006F18AB"/>
    <w:rsid w:val="006F462D"/>
    <w:rsid w:val="007005F7"/>
    <w:rsid w:val="00720F25"/>
    <w:rsid w:val="007220B2"/>
    <w:rsid w:val="0072295C"/>
    <w:rsid w:val="0072695E"/>
    <w:rsid w:val="007269A3"/>
    <w:rsid w:val="00735E94"/>
    <w:rsid w:val="00747194"/>
    <w:rsid w:val="00751F38"/>
    <w:rsid w:val="00765572"/>
    <w:rsid w:val="0076572E"/>
    <w:rsid w:val="0077751B"/>
    <w:rsid w:val="007831C7"/>
    <w:rsid w:val="00783671"/>
    <w:rsid w:val="007A04DB"/>
    <w:rsid w:val="007A4DA2"/>
    <w:rsid w:val="007D1345"/>
    <w:rsid w:val="007D13D7"/>
    <w:rsid w:val="007E014C"/>
    <w:rsid w:val="007E0E9E"/>
    <w:rsid w:val="007E1F31"/>
    <w:rsid w:val="007E7AA6"/>
    <w:rsid w:val="007F1B4A"/>
    <w:rsid w:val="007F4217"/>
    <w:rsid w:val="00801212"/>
    <w:rsid w:val="00806C3C"/>
    <w:rsid w:val="0082385B"/>
    <w:rsid w:val="00824A98"/>
    <w:rsid w:val="0082679D"/>
    <w:rsid w:val="008275B2"/>
    <w:rsid w:val="008311EA"/>
    <w:rsid w:val="00832111"/>
    <w:rsid w:val="008410B0"/>
    <w:rsid w:val="00842399"/>
    <w:rsid w:val="0084659B"/>
    <w:rsid w:val="008479E6"/>
    <w:rsid w:val="008560AD"/>
    <w:rsid w:val="00877408"/>
    <w:rsid w:val="00877F4E"/>
    <w:rsid w:val="0088231D"/>
    <w:rsid w:val="0088351F"/>
    <w:rsid w:val="00883921"/>
    <w:rsid w:val="00891DE6"/>
    <w:rsid w:val="008B33D7"/>
    <w:rsid w:val="008B46B8"/>
    <w:rsid w:val="008C114D"/>
    <w:rsid w:val="008C3864"/>
    <w:rsid w:val="008C5A57"/>
    <w:rsid w:val="008D53A7"/>
    <w:rsid w:val="008E354A"/>
    <w:rsid w:val="008E41EC"/>
    <w:rsid w:val="008F2883"/>
    <w:rsid w:val="008F2F57"/>
    <w:rsid w:val="008F4C23"/>
    <w:rsid w:val="008F5610"/>
    <w:rsid w:val="008F765F"/>
    <w:rsid w:val="008F7F71"/>
    <w:rsid w:val="0090360F"/>
    <w:rsid w:val="0090574D"/>
    <w:rsid w:val="009146FB"/>
    <w:rsid w:val="00931A2D"/>
    <w:rsid w:val="00934096"/>
    <w:rsid w:val="00935D06"/>
    <w:rsid w:val="009367EF"/>
    <w:rsid w:val="00947F6B"/>
    <w:rsid w:val="00955B26"/>
    <w:rsid w:val="00961045"/>
    <w:rsid w:val="009650D9"/>
    <w:rsid w:val="00971F0B"/>
    <w:rsid w:val="00981D53"/>
    <w:rsid w:val="009872BE"/>
    <w:rsid w:val="009872C0"/>
    <w:rsid w:val="00994399"/>
    <w:rsid w:val="009A5499"/>
    <w:rsid w:val="009B107B"/>
    <w:rsid w:val="009B34D2"/>
    <w:rsid w:val="009B795D"/>
    <w:rsid w:val="009C0CDE"/>
    <w:rsid w:val="009C0ECB"/>
    <w:rsid w:val="009C2871"/>
    <w:rsid w:val="009D06EA"/>
    <w:rsid w:val="009D30D5"/>
    <w:rsid w:val="009E2B5B"/>
    <w:rsid w:val="009E7F3D"/>
    <w:rsid w:val="009F0508"/>
    <w:rsid w:val="009F5B5C"/>
    <w:rsid w:val="009F6ED1"/>
    <w:rsid w:val="009F744D"/>
    <w:rsid w:val="00A012E6"/>
    <w:rsid w:val="00A2589A"/>
    <w:rsid w:val="00A30685"/>
    <w:rsid w:val="00A34BB2"/>
    <w:rsid w:val="00A41A73"/>
    <w:rsid w:val="00A45924"/>
    <w:rsid w:val="00A506A7"/>
    <w:rsid w:val="00A56122"/>
    <w:rsid w:val="00A5747C"/>
    <w:rsid w:val="00A61F80"/>
    <w:rsid w:val="00A6351A"/>
    <w:rsid w:val="00A75458"/>
    <w:rsid w:val="00A84E06"/>
    <w:rsid w:val="00A87481"/>
    <w:rsid w:val="00A958F2"/>
    <w:rsid w:val="00AA6DD3"/>
    <w:rsid w:val="00AB275D"/>
    <w:rsid w:val="00AC0A25"/>
    <w:rsid w:val="00AD12E6"/>
    <w:rsid w:val="00AE0E5F"/>
    <w:rsid w:val="00AE1410"/>
    <w:rsid w:val="00AE3999"/>
    <w:rsid w:val="00AE6D96"/>
    <w:rsid w:val="00AF46CD"/>
    <w:rsid w:val="00AF5776"/>
    <w:rsid w:val="00B22AC0"/>
    <w:rsid w:val="00B26359"/>
    <w:rsid w:val="00B26E89"/>
    <w:rsid w:val="00B33C3C"/>
    <w:rsid w:val="00B33FA2"/>
    <w:rsid w:val="00B340ED"/>
    <w:rsid w:val="00B3729C"/>
    <w:rsid w:val="00B523C6"/>
    <w:rsid w:val="00B532D7"/>
    <w:rsid w:val="00B605A8"/>
    <w:rsid w:val="00B64BE6"/>
    <w:rsid w:val="00B75CC5"/>
    <w:rsid w:val="00B7672B"/>
    <w:rsid w:val="00B84D3A"/>
    <w:rsid w:val="00B96D1F"/>
    <w:rsid w:val="00BA16B3"/>
    <w:rsid w:val="00BB0DE3"/>
    <w:rsid w:val="00BB33C5"/>
    <w:rsid w:val="00BB67E3"/>
    <w:rsid w:val="00BB68FE"/>
    <w:rsid w:val="00BC1C75"/>
    <w:rsid w:val="00BC2F04"/>
    <w:rsid w:val="00BC52FF"/>
    <w:rsid w:val="00BC64C3"/>
    <w:rsid w:val="00BD57B8"/>
    <w:rsid w:val="00BD5AA4"/>
    <w:rsid w:val="00BE16A8"/>
    <w:rsid w:val="00BF173D"/>
    <w:rsid w:val="00BF3EFE"/>
    <w:rsid w:val="00C10588"/>
    <w:rsid w:val="00C122D2"/>
    <w:rsid w:val="00C12CA7"/>
    <w:rsid w:val="00C20917"/>
    <w:rsid w:val="00C242D0"/>
    <w:rsid w:val="00C55FEA"/>
    <w:rsid w:val="00C751EB"/>
    <w:rsid w:val="00C76324"/>
    <w:rsid w:val="00C811F4"/>
    <w:rsid w:val="00C81FF0"/>
    <w:rsid w:val="00C8339D"/>
    <w:rsid w:val="00C92022"/>
    <w:rsid w:val="00C93DE9"/>
    <w:rsid w:val="00C971A2"/>
    <w:rsid w:val="00CB0A35"/>
    <w:rsid w:val="00CC306D"/>
    <w:rsid w:val="00CC46D4"/>
    <w:rsid w:val="00CE2395"/>
    <w:rsid w:val="00CE293C"/>
    <w:rsid w:val="00CE74AD"/>
    <w:rsid w:val="00CF0003"/>
    <w:rsid w:val="00CF6F09"/>
    <w:rsid w:val="00D23E67"/>
    <w:rsid w:val="00D30197"/>
    <w:rsid w:val="00D3208C"/>
    <w:rsid w:val="00D3378D"/>
    <w:rsid w:val="00D5177E"/>
    <w:rsid w:val="00D62FA6"/>
    <w:rsid w:val="00D65904"/>
    <w:rsid w:val="00D66822"/>
    <w:rsid w:val="00D67021"/>
    <w:rsid w:val="00D70667"/>
    <w:rsid w:val="00D70EC8"/>
    <w:rsid w:val="00D731D9"/>
    <w:rsid w:val="00D9550C"/>
    <w:rsid w:val="00D9636B"/>
    <w:rsid w:val="00D96D23"/>
    <w:rsid w:val="00DA784B"/>
    <w:rsid w:val="00DB04C1"/>
    <w:rsid w:val="00DB07E9"/>
    <w:rsid w:val="00DB121F"/>
    <w:rsid w:val="00DB2515"/>
    <w:rsid w:val="00DB7CA6"/>
    <w:rsid w:val="00DC4D2F"/>
    <w:rsid w:val="00DC4FCD"/>
    <w:rsid w:val="00DD01B6"/>
    <w:rsid w:val="00DD10A7"/>
    <w:rsid w:val="00DD1D5A"/>
    <w:rsid w:val="00DD2AC6"/>
    <w:rsid w:val="00DD61AB"/>
    <w:rsid w:val="00DD6F40"/>
    <w:rsid w:val="00DE3EA3"/>
    <w:rsid w:val="00DE6515"/>
    <w:rsid w:val="00DF7EC4"/>
    <w:rsid w:val="00E0178F"/>
    <w:rsid w:val="00E0395D"/>
    <w:rsid w:val="00E13430"/>
    <w:rsid w:val="00E22DCA"/>
    <w:rsid w:val="00E24CA8"/>
    <w:rsid w:val="00E27004"/>
    <w:rsid w:val="00E32D54"/>
    <w:rsid w:val="00E40D23"/>
    <w:rsid w:val="00E5364B"/>
    <w:rsid w:val="00E65C5E"/>
    <w:rsid w:val="00E66B27"/>
    <w:rsid w:val="00E67433"/>
    <w:rsid w:val="00E7233A"/>
    <w:rsid w:val="00E757DA"/>
    <w:rsid w:val="00E93EF1"/>
    <w:rsid w:val="00E94059"/>
    <w:rsid w:val="00EA148F"/>
    <w:rsid w:val="00EA38E0"/>
    <w:rsid w:val="00EB5901"/>
    <w:rsid w:val="00EC27B5"/>
    <w:rsid w:val="00EC4145"/>
    <w:rsid w:val="00ED1389"/>
    <w:rsid w:val="00ED1CC1"/>
    <w:rsid w:val="00ED5808"/>
    <w:rsid w:val="00EE0677"/>
    <w:rsid w:val="00EF3724"/>
    <w:rsid w:val="00EF3A5E"/>
    <w:rsid w:val="00F009D1"/>
    <w:rsid w:val="00F02C53"/>
    <w:rsid w:val="00F02DD7"/>
    <w:rsid w:val="00F04847"/>
    <w:rsid w:val="00F12DBD"/>
    <w:rsid w:val="00F209E9"/>
    <w:rsid w:val="00F46E56"/>
    <w:rsid w:val="00F546B8"/>
    <w:rsid w:val="00F5513A"/>
    <w:rsid w:val="00F631E4"/>
    <w:rsid w:val="00F6476B"/>
    <w:rsid w:val="00F70314"/>
    <w:rsid w:val="00F81604"/>
    <w:rsid w:val="00F87514"/>
    <w:rsid w:val="00F92AFF"/>
    <w:rsid w:val="00F93C2C"/>
    <w:rsid w:val="00F94F8D"/>
    <w:rsid w:val="00F97569"/>
    <w:rsid w:val="00FA157F"/>
    <w:rsid w:val="00FA367E"/>
    <w:rsid w:val="00FA6CC7"/>
    <w:rsid w:val="00FB0241"/>
    <w:rsid w:val="00FB789A"/>
    <w:rsid w:val="00FC0A60"/>
    <w:rsid w:val="00FD117C"/>
    <w:rsid w:val="00FE0EDB"/>
    <w:rsid w:val="00FE204E"/>
    <w:rsid w:val="00FE3DD0"/>
    <w:rsid w:val="00FE4F84"/>
    <w:rsid w:val="00FE53D6"/>
    <w:rsid w:val="00FF1565"/>
    <w:rsid w:val="00FF3474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B2DD"/>
  <w15:chartTrackingRefBased/>
  <w15:docId w15:val="{CE49F82C-DED8-406C-B145-4CA15A42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B3D"/>
    <w:pPr>
      <w:spacing w:line="256" w:lineRule="auto"/>
    </w:pPr>
  </w:style>
  <w:style w:type="paragraph" w:styleId="1">
    <w:name w:val="heading 1"/>
    <w:aliases w:val="1. заголовок"/>
    <w:basedOn w:val="a"/>
    <w:next w:val="a"/>
    <w:link w:val="10"/>
    <w:uiPriority w:val="9"/>
    <w:qFormat/>
    <w:rsid w:val="001A6131"/>
    <w:pPr>
      <w:keepNext/>
      <w:keepLines/>
      <w:spacing w:after="240" w:line="240" w:lineRule="auto"/>
      <w:ind w:firstLine="709"/>
      <w:outlineLvl w:val="0"/>
    </w:pPr>
    <w:rPr>
      <w:rFonts w:ascii="Times New Roman" w:eastAsiaTheme="majorEastAsia" w:hAnsi="Times New Roman" w:cstheme="majorBidi"/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5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6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К] Обычный"/>
    <w:basedOn w:val="a"/>
    <w:link w:val="a4"/>
    <w:autoRedefine/>
    <w:qFormat/>
    <w:rsid w:val="000F4576"/>
    <w:pPr>
      <w:spacing w:before="120" w:after="40" w:line="240" w:lineRule="auto"/>
      <w:ind w:firstLine="709"/>
      <w:jc w:val="both"/>
    </w:pPr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a4">
    <w:name w:val="[К] Обычный Знак"/>
    <w:basedOn w:val="a0"/>
    <w:link w:val="a3"/>
    <w:rsid w:val="000F4576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a5">
    <w:name w:val="[К] Рисунок"/>
    <w:basedOn w:val="a"/>
    <w:link w:val="a6"/>
    <w:qFormat/>
    <w:rsid w:val="000F4576"/>
    <w:pPr>
      <w:spacing w:before="240" w:after="280" w:line="360" w:lineRule="auto"/>
      <w:jc w:val="center"/>
    </w:pPr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character" w:customStyle="1" w:styleId="a6">
    <w:name w:val="[К] Рисунок Знак"/>
    <w:basedOn w:val="a0"/>
    <w:link w:val="a5"/>
    <w:rsid w:val="000F4576"/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paragraph" w:customStyle="1" w:styleId="04">
    <w:name w:val="04. Рисунок"/>
    <w:basedOn w:val="a"/>
    <w:link w:val="040"/>
    <w:qFormat/>
    <w:rsid w:val="000F4576"/>
    <w:pPr>
      <w:spacing w:before="280" w:after="240" w:line="360" w:lineRule="auto"/>
      <w:jc w:val="center"/>
    </w:pPr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character" w:customStyle="1" w:styleId="040">
    <w:name w:val="04. Рисунок Знак"/>
    <w:basedOn w:val="a0"/>
    <w:link w:val="04"/>
    <w:rsid w:val="000F4576"/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paragraph" w:customStyle="1" w:styleId="21">
    <w:name w:val="2. Подзаголовок"/>
    <w:basedOn w:val="2"/>
    <w:link w:val="22"/>
    <w:qFormat/>
    <w:rsid w:val="000F4576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22">
    <w:name w:val="2. Подзаголовок Знак"/>
    <w:basedOn w:val="a0"/>
    <w:link w:val="21"/>
    <w:rsid w:val="000F4576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0F45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6">
    <w:name w:val="6. Основа"/>
    <w:basedOn w:val="a"/>
    <w:link w:val="60"/>
    <w:qFormat/>
    <w:rsid w:val="000F4576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60">
    <w:name w:val="6. Основа Знак"/>
    <w:basedOn w:val="a0"/>
    <w:link w:val="6"/>
    <w:rsid w:val="000F4576"/>
    <w:rPr>
      <w:rFonts w:ascii="Times New Roman" w:eastAsiaTheme="majorEastAsia" w:hAnsi="Times New Roman" w:cstheme="majorBidi"/>
      <w:sz w:val="28"/>
      <w:szCs w:val="26"/>
    </w:rPr>
  </w:style>
  <w:style w:type="paragraph" w:customStyle="1" w:styleId="code">
    <w:name w:val="code"/>
    <w:basedOn w:val="6"/>
    <w:link w:val="code0"/>
    <w:qFormat/>
    <w:rsid w:val="000F4576"/>
    <w:rPr>
      <w:rFonts w:ascii="Courier New" w:hAnsi="Courier New"/>
      <w:sz w:val="24"/>
      <w:lang w:val="en-US"/>
    </w:rPr>
  </w:style>
  <w:style w:type="character" w:customStyle="1" w:styleId="code0">
    <w:name w:val="code Знак"/>
    <w:basedOn w:val="60"/>
    <w:link w:val="code"/>
    <w:rsid w:val="000F4576"/>
    <w:rPr>
      <w:rFonts w:ascii="Courier New" w:eastAsiaTheme="majorEastAsia" w:hAnsi="Courier New" w:cstheme="majorBidi"/>
      <w:sz w:val="24"/>
      <w:szCs w:val="26"/>
      <w:lang w:val="en-US"/>
    </w:rPr>
  </w:style>
  <w:style w:type="paragraph" w:customStyle="1" w:styleId="a7">
    <w:name w:val="ЛИСТИНГ"/>
    <w:basedOn w:val="a"/>
    <w:link w:val="a8"/>
    <w:qFormat/>
    <w:rsid w:val="000F4576"/>
    <w:pPr>
      <w:pBdr>
        <w:top w:val="single" w:sz="4" w:space="12" w:color="auto"/>
        <w:left w:val="single" w:sz="4" w:space="4" w:color="auto"/>
        <w:bottom w:val="single" w:sz="4" w:space="12" w:color="auto"/>
        <w:right w:val="single" w:sz="4" w:space="4" w:color="auto"/>
      </w:pBdr>
      <w:spacing w:before="240" w:after="280" w:line="240" w:lineRule="auto"/>
      <w:contextualSpacing/>
      <w:jc w:val="both"/>
    </w:pPr>
    <w:rPr>
      <w:rFonts w:ascii="Courier New" w:hAnsi="Courier New" w:cs="Times New Roman"/>
      <w:sz w:val="24"/>
      <w:szCs w:val="28"/>
    </w:rPr>
  </w:style>
  <w:style w:type="character" w:customStyle="1" w:styleId="a8">
    <w:name w:val="ЛИСТИНГ Знак"/>
    <w:basedOn w:val="a0"/>
    <w:link w:val="a7"/>
    <w:rsid w:val="000F4576"/>
    <w:rPr>
      <w:rFonts w:ascii="Courier New" w:hAnsi="Courier New" w:cs="Times New Roman"/>
      <w:sz w:val="24"/>
      <w:szCs w:val="28"/>
    </w:rPr>
  </w:style>
  <w:style w:type="paragraph" w:styleId="a9">
    <w:name w:val="No Spacing"/>
    <w:aliases w:val="3. подподзаголовок"/>
    <w:uiPriority w:val="1"/>
    <w:qFormat/>
    <w:rsid w:val="000F4576"/>
    <w:pPr>
      <w:spacing w:before="240" w:after="120" w:line="360" w:lineRule="auto"/>
      <w:ind w:left="709"/>
    </w:pPr>
    <w:rPr>
      <w:rFonts w:ascii="Times New Roman" w:hAnsi="Times New Roman"/>
      <w:b/>
      <w:sz w:val="28"/>
    </w:rPr>
  </w:style>
  <w:style w:type="character" w:customStyle="1" w:styleId="10">
    <w:name w:val="Заголовок 1 Знак"/>
    <w:aliases w:val="1. заголовок Знак"/>
    <w:basedOn w:val="a0"/>
    <w:link w:val="1"/>
    <w:uiPriority w:val="9"/>
    <w:rsid w:val="001A6131"/>
    <w:rPr>
      <w:rFonts w:ascii="Times New Roman" w:eastAsiaTheme="majorEastAsia" w:hAnsi="Times New Roman" w:cstheme="majorBidi"/>
      <w:b/>
      <w:sz w:val="36"/>
      <w:szCs w:val="36"/>
      <w:lang w:val="ru-RU"/>
    </w:rPr>
  </w:style>
  <w:style w:type="paragraph" w:styleId="aa">
    <w:name w:val="List Paragraph"/>
    <w:basedOn w:val="a"/>
    <w:uiPriority w:val="34"/>
    <w:qFormat/>
    <w:rsid w:val="00BC52FF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AA6DD3"/>
    <w:rPr>
      <w:color w:val="808080"/>
    </w:rPr>
  </w:style>
  <w:style w:type="table" w:styleId="ac">
    <w:name w:val="Table Grid"/>
    <w:basedOn w:val="a1"/>
    <w:uiPriority w:val="39"/>
    <w:rsid w:val="001D5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05449B"/>
    <w:rPr>
      <w:b/>
      <w:bCs/>
    </w:rPr>
  </w:style>
  <w:style w:type="character" w:customStyle="1" w:styleId="katex-mathml">
    <w:name w:val="katex-mathml"/>
    <w:basedOn w:val="a0"/>
    <w:rsid w:val="00FA6CC7"/>
  </w:style>
  <w:style w:type="character" w:customStyle="1" w:styleId="mord">
    <w:name w:val="mord"/>
    <w:basedOn w:val="a0"/>
    <w:rsid w:val="00FA6CC7"/>
  </w:style>
  <w:style w:type="character" w:customStyle="1" w:styleId="vlist-s">
    <w:name w:val="vlist-s"/>
    <w:basedOn w:val="a0"/>
    <w:rsid w:val="00FA6CC7"/>
  </w:style>
  <w:style w:type="character" w:customStyle="1" w:styleId="mrel">
    <w:name w:val="mrel"/>
    <w:basedOn w:val="a0"/>
    <w:rsid w:val="00FA6CC7"/>
  </w:style>
  <w:style w:type="character" w:customStyle="1" w:styleId="30">
    <w:name w:val="Заголовок 3 Знак"/>
    <w:basedOn w:val="a0"/>
    <w:link w:val="3"/>
    <w:uiPriority w:val="9"/>
    <w:semiHidden/>
    <w:rsid w:val="001D56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e">
    <w:name w:val="Normal (Web)"/>
    <w:basedOn w:val="a"/>
    <w:uiPriority w:val="99"/>
    <w:unhideWhenUsed/>
    <w:rsid w:val="001D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D563E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AB275D"/>
    <w:rPr>
      <w:i/>
      <w:iCs/>
    </w:rPr>
  </w:style>
  <w:style w:type="character" w:customStyle="1" w:styleId="mopen">
    <w:name w:val="mopen"/>
    <w:basedOn w:val="a0"/>
    <w:rsid w:val="000E7117"/>
  </w:style>
  <w:style w:type="character" w:customStyle="1" w:styleId="mpunct">
    <w:name w:val="mpunct"/>
    <w:basedOn w:val="a0"/>
    <w:rsid w:val="000E7117"/>
  </w:style>
  <w:style w:type="character" w:customStyle="1" w:styleId="mclose">
    <w:name w:val="mclose"/>
    <w:basedOn w:val="a0"/>
    <w:rsid w:val="000E7117"/>
  </w:style>
  <w:style w:type="character" w:customStyle="1" w:styleId="mop">
    <w:name w:val="mop"/>
    <w:basedOn w:val="a0"/>
    <w:rsid w:val="004211AE"/>
  </w:style>
  <w:style w:type="character" w:customStyle="1" w:styleId="mbin">
    <w:name w:val="mbin"/>
    <w:basedOn w:val="a0"/>
    <w:rsid w:val="007F1B4A"/>
  </w:style>
  <w:style w:type="paragraph" w:styleId="af0">
    <w:name w:val="header"/>
    <w:basedOn w:val="a"/>
    <w:link w:val="af1"/>
    <w:uiPriority w:val="99"/>
    <w:unhideWhenUsed/>
    <w:rsid w:val="00D301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30197"/>
    <w:rPr>
      <w:lang w:val="ru-RU"/>
    </w:rPr>
  </w:style>
  <w:style w:type="paragraph" w:styleId="af2">
    <w:name w:val="footer"/>
    <w:basedOn w:val="a"/>
    <w:link w:val="af3"/>
    <w:uiPriority w:val="99"/>
    <w:unhideWhenUsed/>
    <w:rsid w:val="00D301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30197"/>
    <w:rPr>
      <w:lang w:val="ru-RU"/>
    </w:rPr>
  </w:style>
  <w:style w:type="character" w:customStyle="1" w:styleId="8">
    <w:name w:val="ͼ8"/>
    <w:basedOn w:val="a0"/>
    <w:rsid w:val="00CC306D"/>
  </w:style>
  <w:style w:type="character" w:customStyle="1" w:styleId="e">
    <w:name w:val="ͼe"/>
    <w:basedOn w:val="a0"/>
    <w:rsid w:val="00CC306D"/>
  </w:style>
  <w:style w:type="character" w:customStyle="1" w:styleId="61">
    <w:name w:val="ͼ6"/>
    <w:basedOn w:val="a0"/>
    <w:rsid w:val="00CC306D"/>
  </w:style>
  <w:style w:type="character" w:customStyle="1" w:styleId="c">
    <w:name w:val="ͼc"/>
    <w:basedOn w:val="a0"/>
    <w:rsid w:val="00CC3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BED86-B257-45CB-A7E8-9987CB74F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20</Pages>
  <Words>3761</Words>
  <Characters>21441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 Verner</dc:creator>
  <cp:keywords/>
  <dc:description/>
  <cp:lastModifiedBy>Виолетта Угоренко</cp:lastModifiedBy>
  <cp:revision>421</cp:revision>
  <cp:lastPrinted>2026-04-17T18:11:00Z</cp:lastPrinted>
  <dcterms:created xsi:type="dcterms:W3CDTF">2025-10-02T06:00:00Z</dcterms:created>
  <dcterms:modified xsi:type="dcterms:W3CDTF">2026-04-17T18:16:00Z</dcterms:modified>
</cp:coreProperties>
</file>